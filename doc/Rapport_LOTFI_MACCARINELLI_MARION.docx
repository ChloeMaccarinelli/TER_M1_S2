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rPr>
        <w:id w:val="47583782"/>
        <w:docPartObj>
          <w:docPartGallery w:val="Cover Pages"/>
          <w:docPartUnique/>
        </w:docPartObj>
      </w:sdtPr>
      <w:sdtContent>
        <w:p w14:paraId="1D9FE6C5" w14:textId="7867654E" w:rsidR="0007518A" w:rsidRPr="00097215" w:rsidRDefault="0007518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712" behindDoc="0" locked="0" layoutInCell="1" allowOverlap="1" wp14:anchorId="2BA42F96" wp14:editId="261D98B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0D7154" w:rsidRPr="003A61E3" w:rsidRDefault="000D7154"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0D7154" w:rsidRDefault="000D7154">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0D7154" w:rsidRDefault="000D7154"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Pelleau</w:t>
                                    </w:r>
                                  </w:p>
                                </w:sdtContent>
                              </w:sdt>
                              <w:p w14:paraId="4C73C294" w14:textId="0FFC81E8" w:rsidR="000D7154" w:rsidRDefault="000D7154" w:rsidP="008F6277">
                                <w:pPr>
                                  <w:spacing w:before="240"/>
                                  <w:ind w:left="1008"/>
                                  <w:jc w:val="center"/>
                                  <w:rPr>
                                    <w:color w:val="FFFFFF" w:themeColor="background1"/>
                                  </w:rPr>
                                </w:pPr>
                              </w:p>
                              <w:p w14:paraId="65106876" w14:textId="6D8F21C6" w:rsidR="000D7154" w:rsidRPr="00FC1438" w:rsidRDefault="000D7154" w:rsidP="008F6277">
                                <w:pPr>
                                  <w:spacing w:before="240"/>
                                  <w:ind w:left="1008"/>
                                  <w:jc w:val="center"/>
                                  <w:rPr>
                                    <w:color w:val="C2D69B" w:themeColor="accent3" w:themeTint="99"/>
                                  </w:rPr>
                                </w:pPr>
                                <w:hyperlink r:id="rId9" w:history="1">
                                  <w:r w:rsidRPr="00FC1438">
                                    <w:rPr>
                                      <w:rStyle w:val="Lienhypertexte"/>
                                      <w:color w:val="C2D69B" w:themeColor="accent3" w:themeTint="99"/>
                                    </w:rPr>
                                    <w:t>https://github.com/ChloeMaccarinelli/TER_M1_S2</w:t>
                                  </w:r>
                                </w:hyperlink>
                              </w:p>
                              <w:p w14:paraId="687D190F" w14:textId="77777777" w:rsidR="000D7154" w:rsidRPr="00644731" w:rsidRDefault="000D7154" w:rsidP="008F6277">
                                <w:pPr>
                                  <w:spacing w:before="240"/>
                                  <w:ind w:left="1008"/>
                                  <w:jc w:val="center"/>
                                  <w:rPr>
                                    <w:color w:val="C2D69B" w:themeColor="accent3" w:themeTint="99"/>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BA42F96" id="Rectangle 16" o:spid="_x0000_s1026" style="position:absolute;left:0;text-align:left;margin-left:0;margin-top:0;width:422.3pt;height:760.1pt;z-index:25163571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" fillcolor="#4f81bd [3204]" stroked="f">
                    <v:textbox inset="21.6pt,1in,21.6pt">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Content>
                            <w:p w14:paraId="32D8C1FC" w14:textId="5AC0DF47" w:rsidR="000D7154" w:rsidRPr="003A61E3" w:rsidRDefault="000D7154"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0D7154" w:rsidRDefault="000D7154">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Content>
                            <w:p w14:paraId="6FC44D4B" w14:textId="45E427FF" w:rsidR="000D7154" w:rsidRDefault="000D7154"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Pelleau</w:t>
                              </w:r>
                            </w:p>
                          </w:sdtContent>
                        </w:sdt>
                        <w:p w14:paraId="4C73C294" w14:textId="0FFC81E8" w:rsidR="000D7154" w:rsidRDefault="000D7154" w:rsidP="008F6277">
                          <w:pPr>
                            <w:spacing w:before="240"/>
                            <w:ind w:left="1008"/>
                            <w:jc w:val="center"/>
                            <w:rPr>
                              <w:color w:val="FFFFFF" w:themeColor="background1"/>
                            </w:rPr>
                          </w:pPr>
                        </w:p>
                        <w:p w14:paraId="65106876" w14:textId="6D8F21C6" w:rsidR="000D7154" w:rsidRPr="00FC1438" w:rsidRDefault="000D7154" w:rsidP="008F6277">
                          <w:pPr>
                            <w:spacing w:before="240"/>
                            <w:ind w:left="1008"/>
                            <w:jc w:val="center"/>
                            <w:rPr>
                              <w:color w:val="C2D69B" w:themeColor="accent3" w:themeTint="99"/>
                            </w:rPr>
                          </w:pPr>
                          <w:hyperlink r:id="rId10" w:history="1">
                            <w:r w:rsidRPr="00FC1438">
                              <w:rPr>
                                <w:rStyle w:val="Lienhypertexte"/>
                                <w:color w:val="C2D69B" w:themeColor="accent3" w:themeTint="99"/>
                              </w:rPr>
                              <w:t>https://github.com/ChloeMaccarinelli/TER_M1_S2</w:t>
                            </w:r>
                          </w:hyperlink>
                        </w:p>
                        <w:p w14:paraId="687D190F" w14:textId="77777777" w:rsidR="000D7154" w:rsidRPr="00644731" w:rsidRDefault="000D7154" w:rsidP="008F6277">
                          <w:pPr>
                            <w:spacing w:before="240"/>
                            <w:ind w:left="1008"/>
                            <w:jc w:val="center"/>
                            <w:rPr>
                              <w:color w:val="C2D69B" w:themeColor="accent3" w:themeTint="99"/>
                            </w:rPr>
                          </w:pPr>
                        </w:p>
                      </w:txbxContent>
                    </v:textbox>
                    <w10:wrap anchorx="page" anchory="page"/>
                  </v:rect>
                </w:pict>
              </mc:Fallback>
            </mc:AlternateContent>
          </w:r>
          <w:r w:rsidRPr="00097215">
            <w:rPr>
              <w:rFonts w:asciiTheme="majorHAnsi" w:hAnsiTheme="majorHAnsi"/>
              <w:noProof/>
            </w:rPr>
            <mc:AlternateContent>
              <mc:Choice Requires="wps">
                <w:drawing>
                  <wp:anchor distT="0" distB="0" distL="114300" distR="114300" simplePos="0" relativeHeight="251636736" behindDoc="0" locked="0" layoutInCell="1" allowOverlap="1" wp14:anchorId="3E7676E8" wp14:editId="5877793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0D7154" w:rsidRPr="0007518A" w:rsidRDefault="000D7154">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7676E8" id="Rectangle 472" o:spid="_x0000_s1027" style="position:absolute;left:0;text-align:left;margin-left:0;margin-top:0;width:148.1pt;height:760.3pt;z-index:25163673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" fillcolor="#1f497d [3215]" stroked="f" strokeweight="2pt">
                    <v:textbox inset="14.4pt,,14.4pt">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Content>
                            <w:p w14:paraId="290598CA" w14:textId="548CD942" w:rsidR="000D7154" w:rsidRPr="0007518A" w:rsidRDefault="000D7154">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v:textbox>
                    <w10:wrap anchorx="page" anchory="page"/>
                  </v:rect>
                </w:pict>
              </mc:Fallback>
            </mc:AlternateContent>
          </w:r>
        </w:p>
        <w:p w14:paraId="1A64E4A4" w14:textId="2226C556" w:rsidR="0007518A" w:rsidRPr="00097215" w:rsidRDefault="0007518A" w:rsidP="008147BD">
          <w:pPr>
            <w:jc w:val="both"/>
            <w:rPr>
              <w:rFonts w:asciiTheme="majorHAnsi" w:hAnsiTheme="majorHAnsi"/>
            </w:rPr>
          </w:pPr>
        </w:p>
        <w:p w14:paraId="4F4DFCB1" w14:textId="31A65E78" w:rsidR="0007518A" w:rsidRPr="00097215" w:rsidRDefault="00FA039E" w:rsidP="008147BD">
          <w:pPr>
            <w:jc w:val="both"/>
            <w:rPr>
              <w:rFonts w:asciiTheme="majorHAnsi" w:hAnsiTheme="majorHAnsi"/>
            </w:rPr>
          </w:pPr>
          <w:r w:rsidRPr="00097215">
            <w:rPr>
              <w:rFonts w:asciiTheme="majorHAnsi" w:hAnsiTheme="majorHAnsi"/>
              <w:noProof/>
            </w:rPr>
            <w:drawing>
              <wp:anchor distT="0" distB="0" distL="114300" distR="114300" simplePos="0" relativeHeight="251637760" behindDoc="0" locked="0" layoutInCell="1" allowOverlap="1" wp14:anchorId="622A1379" wp14:editId="7A714429">
                <wp:simplePos x="0" y="0"/>
                <wp:positionH relativeFrom="column">
                  <wp:posOffset>4807585</wp:posOffset>
                </wp:positionH>
                <wp:positionV relativeFrom="paragraph">
                  <wp:posOffset>7263130</wp:posOffset>
                </wp:positionV>
                <wp:extent cx="1463040" cy="1463040"/>
                <wp:effectExtent l="0" t="0" r="3810" b="3810"/>
                <wp:wrapNone/>
                <wp:docPr id="33" name="Image 5">
                  <a:extLst xmlns:a="http://schemas.openxmlformats.org/drawingml/2006/main">
                    <a:ext uri="{FF2B5EF4-FFF2-40B4-BE49-F238E27FC236}">
                      <a16:creationId xmlns:a16="http://schemas.microsoft.com/office/drawing/2014/main" id="{97F5FAEF-9EDB-44ED-AEDE-06DE597F0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7F5FAEF-9EDB-44ED-AEDE-06DE597F06B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07518A" w:rsidRPr="00097215">
            <w:rPr>
              <w:rFonts w:asciiTheme="majorHAnsi" w:hAnsiTheme="majorHAnsi"/>
            </w:rPr>
            <w:br w:type="page"/>
          </w:r>
        </w:p>
      </w:sdtContent>
    </w:sdt>
    <w:bookmarkStart w:id="0" w:name="_Toc11076439" w:displacedByCustomXml="next"/>
    <w:bookmarkStart w:id="1" w:name="_Toc11178077" w:displacedByCustomXml="next"/>
    <w:sdt>
      <w:sdtPr>
        <w:rPr>
          <w:rFonts w:asciiTheme="minorHAnsi" w:eastAsiaTheme="minorHAnsi" w:hAnsiTheme="minorHAnsi" w:cstheme="minorBidi"/>
          <w:color w:val="auto"/>
          <w:sz w:val="22"/>
          <w:szCs w:val="22"/>
          <w:lang w:eastAsia="en-US"/>
        </w:rPr>
        <w:id w:val="-1100560759"/>
        <w:docPartObj>
          <w:docPartGallery w:val="Table of Contents"/>
          <w:docPartUnique/>
        </w:docPartObj>
      </w:sdtPr>
      <w:sdtEndPr>
        <w:rPr>
          <w:b/>
          <w:bCs/>
        </w:rPr>
      </w:sdtEndPr>
      <w:sdtContent>
        <w:p w14:paraId="7BB44904" w14:textId="20606DDE" w:rsidR="00912AE8" w:rsidRPr="00097215" w:rsidRDefault="00912AE8" w:rsidP="00CF314F">
          <w:pPr>
            <w:pStyle w:val="En-ttedetabledesmatires"/>
            <w:jc w:val="both"/>
            <w:outlineLvl w:val="2"/>
          </w:pPr>
          <w:r w:rsidRPr="00097215">
            <w:t>Table des matières</w:t>
          </w:r>
          <w:bookmarkEnd w:id="1"/>
          <w:bookmarkEnd w:id="0"/>
        </w:p>
        <w:p w14:paraId="2E63A9DA" w14:textId="77777777" w:rsidR="00CF314F" w:rsidRPr="00097215" w:rsidRDefault="00CF314F" w:rsidP="00CF314F">
          <w:pPr>
            <w:rPr>
              <w:rFonts w:asciiTheme="majorHAnsi" w:hAnsiTheme="majorHAnsi"/>
              <w:lang w:eastAsia="fr-FR"/>
            </w:rPr>
          </w:pPr>
        </w:p>
        <w:p w14:paraId="3E54A982" w14:textId="1B5EB27F" w:rsidR="003B129F" w:rsidRDefault="00912AE8">
          <w:pPr>
            <w:pStyle w:val="TM3"/>
            <w:tabs>
              <w:tab w:val="right" w:leader="dot" w:pos="9062"/>
            </w:tabs>
            <w:rPr>
              <w:rFonts w:eastAsiaTheme="minorEastAsia"/>
              <w:noProof/>
              <w:lang w:eastAsia="fr-FR"/>
            </w:rPr>
          </w:pPr>
          <w:r w:rsidRPr="00097215">
            <w:rPr>
              <w:rFonts w:asciiTheme="majorHAnsi" w:hAnsiTheme="majorHAnsi"/>
              <w:b/>
              <w:bCs/>
            </w:rPr>
            <w:fldChar w:fldCharType="begin"/>
          </w:r>
          <w:r w:rsidRPr="00097215">
            <w:rPr>
              <w:rFonts w:asciiTheme="majorHAnsi" w:hAnsiTheme="majorHAnsi"/>
              <w:b/>
              <w:bCs/>
            </w:rPr>
            <w:instrText xml:space="preserve"> TOC \o "1-3" \h \z \u </w:instrText>
          </w:r>
          <w:r w:rsidRPr="00097215">
            <w:rPr>
              <w:rFonts w:asciiTheme="majorHAnsi" w:hAnsiTheme="majorHAnsi"/>
              <w:b/>
              <w:bCs/>
            </w:rPr>
            <w:fldChar w:fldCharType="separate"/>
          </w:r>
          <w:hyperlink w:anchor="_Toc11178077" w:history="1">
            <w:r w:rsidR="003B129F" w:rsidRPr="00822F3E">
              <w:rPr>
                <w:rStyle w:val="Lienhypertexte"/>
                <w:noProof/>
              </w:rPr>
              <w:t>Table des matières</w:t>
            </w:r>
            <w:r w:rsidR="003B129F">
              <w:rPr>
                <w:noProof/>
                <w:webHidden/>
              </w:rPr>
              <w:tab/>
            </w:r>
            <w:r w:rsidR="003B129F">
              <w:rPr>
                <w:noProof/>
                <w:webHidden/>
              </w:rPr>
              <w:fldChar w:fldCharType="begin"/>
            </w:r>
            <w:r w:rsidR="003B129F">
              <w:rPr>
                <w:noProof/>
                <w:webHidden/>
              </w:rPr>
              <w:instrText xml:space="preserve"> PAGEREF _Toc11178077 \h </w:instrText>
            </w:r>
            <w:r w:rsidR="003B129F">
              <w:rPr>
                <w:noProof/>
                <w:webHidden/>
              </w:rPr>
            </w:r>
            <w:r w:rsidR="003B129F">
              <w:rPr>
                <w:noProof/>
                <w:webHidden/>
              </w:rPr>
              <w:fldChar w:fldCharType="separate"/>
            </w:r>
            <w:r w:rsidR="003B129F">
              <w:rPr>
                <w:noProof/>
                <w:webHidden/>
              </w:rPr>
              <w:t>1</w:t>
            </w:r>
            <w:r w:rsidR="003B129F">
              <w:rPr>
                <w:noProof/>
                <w:webHidden/>
              </w:rPr>
              <w:fldChar w:fldCharType="end"/>
            </w:r>
          </w:hyperlink>
        </w:p>
        <w:p w14:paraId="50F7A3D0" w14:textId="5BA02354" w:rsidR="003B129F" w:rsidRDefault="000D7154">
          <w:pPr>
            <w:pStyle w:val="TM1"/>
            <w:tabs>
              <w:tab w:val="left" w:pos="440"/>
              <w:tab w:val="right" w:leader="dot" w:pos="9062"/>
            </w:tabs>
            <w:rPr>
              <w:rFonts w:eastAsiaTheme="minorEastAsia"/>
              <w:noProof/>
              <w:lang w:eastAsia="fr-FR"/>
            </w:rPr>
          </w:pPr>
          <w:hyperlink w:anchor="_Toc11178078" w:history="1">
            <w:r w:rsidR="003B129F" w:rsidRPr="00822F3E">
              <w:rPr>
                <w:rStyle w:val="Lienhypertexte"/>
                <w:noProof/>
              </w:rPr>
              <w:t>1-</w:t>
            </w:r>
            <w:r w:rsidR="003B129F">
              <w:rPr>
                <w:rFonts w:eastAsiaTheme="minorEastAsia"/>
                <w:noProof/>
                <w:lang w:eastAsia="fr-FR"/>
              </w:rPr>
              <w:tab/>
            </w:r>
            <w:r w:rsidR="003B129F" w:rsidRPr="00822F3E">
              <w:rPr>
                <w:rStyle w:val="Lienhypertexte"/>
                <w:noProof/>
              </w:rPr>
              <w:t>Introduction</w:t>
            </w:r>
            <w:r w:rsidR="003B129F">
              <w:rPr>
                <w:noProof/>
                <w:webHidden/>
              </w:rPr>
              <w:tab/>
            </w:r>
            <w:r w:rsidR="003B129F">
              <w:rPr>
                <w:noProof/>
                <w:webHidden/>
              </w:rPr>
              <w:fldChar w:fldCharType="begin"/>
            </w:r>
            <w:r w:rsidR="003B129F">
              <w:rPr>
                <w:noProof/>
                <w:webHidden/>
              </w:rPr>
              <w:instrText xml:space="preserve"> PAGEREF _Toc11178078 \h </w:instrText>
            </w:r>
            <w:r w:rsidR="003B129F">
              <w:rPr>
                <w:noProof/>
                <w:webHidden/>
              </w:rPr>
            </w:r>
            <w:r w:rsidR="003B129F">
              <w:rPr>
                <w:noProof/>
                <w:webHidden/>
              </w:rPr>
              <w:fldChar w:fldCharType="separate"/>
            </w:r>
            <w:r w:rsidR="003B129F">
              <w:rPr>
                <w:noProof/>
                <w:webHidden/>
              </w:rPr>
              <w:t>2</w:t>
            </w:r>
            <w:r w:rsidR="003B129F">
              <w:rPr>
                <w:noProof/>
                <w:webHidden/>
              </w:rPr>
              <w:fldChar w:fldCharType="end"/>
            </w:r>
          </w:hyperlink>
        </w:p>
        <w:p w14:paraId="47543642" w14:textId="2F58DF6A" w:rsidR="003B129F" w:rsidRDefault="000D7154">
          <w:pPr>
            <w:pStyle w:val="TM1"/>
            <w:tabs>
              <w:tab w:val="left" w:pos="440"/>
              <w:tab w:val="right" w:leader="dot" w:pos="9062"/>
            </w:tabs>
            <w:rPr>
              <w:rFonts w:eastAsiaTheme="minorEastAsia"/>
              <w:noProof/>
              <w:lang w:eastAsia="fr-FR"/>
            </w:rPr>
          </w:pPr>
          <w:hyperlink w:anchor="_Toc11178079" w:history="1">
            <w:r w:rsidR="003B129F" w:rsidRPr="00822F3E">
              <w:rPr>
                <w:rStyle w:val="Lienhypertexte"/>
                <w:noProof/>
              </w:rPr>
              <w:t>2-</w:t>
            </w:r>
            <w:r w:rsidR="003B129F">
              <w:rPr>
                <w:rFonts w:eastAsiaTheme="minorEastAsia"/>
                <w:noProof/>
                <w:lang w:eastAsia="fr-FR"/>
              </w:rPr>
              <w:tab/>
            </w:r>
            <w:r w:rsidR="003B129F" w:rsidRPr="00822F3E">
              <w:rPr>
                <w:rStyle w:val="Lienhypertexte"/>
                <w:noProof/>
              </w:rPr>
              <w:t>Etat de l’art</w:t>
            </w:r>
            <w:r w:rsidR="003B129F">
              <w:rPr>
                <w:noProof/>
                <w:webHidden/>
              </w:rPr>
              <w:tab/>
            </w:r>
            <w:r w:rsidR="003B129F">
              <w:rPr>
                <w:noProof/>
                <w:webHidden/>
              </w:rPr>
              <w:fldChar w:fldCharType="begin"/>
            </w:r>
            <w:r w:rsidR="003B129F">
              <w:rPr>
                <w:noProof/>
                <w:webHidden/>
              </w:rPr>
              <w:instrText xml:space="preserve"> PAGEREF _Toc11178079 \h </w:instrText>
            </w:r>
            <w:r w:rsidR="003B129F">
              <w:rPr>
                <w:noProof/>
                <w:webHidden/>
              </w:rPr>
            </w:r>
            <w:r w:rsidR="003B129F">
              <w:rPr>
                <w:noProof/>
                <w:webHidden/>
              </w:rPr>
              <w:fldChar w:fldCharType="separate"/>
            </w:r>
            <w:r w:rsidR="003B129F">
              <w:rPr>
                <w:noProof/>
                <w:webHidden/>
              </w:rPr>
              <w:t>2</w:t>
            </w:r>
            <w:r w:rsidR="003B129F">
              <w:rPr>
                <w:noProof/>
                <w:webHidden/>
              </w:rPr>
              <w:fldChar w:fldCharType="end"/>
            </w:r>
          </w:hyperlink>
        </w:p>
        <w:p w14:paraId="04B257B3" w14:textId="00B2C40D" w:rsidR="003B129F" w:rsidRDefault="000D7154">
          <w:pPr>
            <w:pStyle w:val="TM1"/>
            <w:tabs>
              <w:tab w:val="left" w:pos="440"/>
              <w:tab w:val="right" w:leader="dot" w:pos="9062"/>
            </w:tabs>
            <w:rPr>
              <w:rFonts w:eastAsiaTheme="minorEastAsia"/>
              <w:noProof/>
              <w:lang w:eastAsia="fr-FR"/>
            </w:rPr>
          </w:pPr>
          <w:hyperlink w:anchor="_Toc11178080" w:history="1">
            <w:r w:rsidR="003B129F" w:rsidRPr="00822F3E">
              <w:rPr>
                <w:rStyle w:val="Lienhypertexte"/>
                <w:noProof/>
              </w:rPr>
              <w:t>3-</w:t>
            </w:r>
            <w:r w:rsidR="003B129F">
              <w:rPr>
                <w:rFonts w:eastAsiaTheme="minorEastAsia"/>
                <w:noProof/>
                <w:lang w:eastAsia="fr-FR"/>
              </w:rPr>
              <w:tab/>
            </w:r>
            <w:r w:rsidR="003B129F" w:rsidRPr="00822F3E">
              <w:rPr>
                <w:rStyle w:val="Lienhypertexte"/>
                <w:noProof/>
              </w:rPr>
              <w:t>Outils et matériels</w:t>
            </w:r>
            <w:r w:rsidR="003B129F">
              <w:rPr>
                <w:noProof/>
                <w:webHidden/>
              </w:rPr>
              <w:tab/>
            </w:r>
            <w:r w:rsidR="003B129F">
              <w:rPr>
                <w:noProof/>
                <w:webHidden/>
              </w:rPr>
              <w:fldChar w:fldCharType="begin"/>
            </w:r>
            <w:r w:rsidR="003B129F">
              <w:rPr>
                <w:noProof/>
                <w:webHidden/>
              </w:rPr>
              <w:instrText xml:space="preserve"> PAGEREF _Toc11178080 \h </w:instrText>
            </w:r>
            <w:r w:rsidR="003B129F">
              <w:rPr>
                <w:noProof/>
                <w:webHidden/>
              </w:rPr>
            </w:r>
            <w:r w:rsidR="003B129F">
              <w:rPr>
                <w:noProof/>
                <w:webHidden/>
              </w:rPr>
              <w:fldChar w:fldCharType="separate"/>
            </w:r>
            <w:r w:rsidR="003B129F">
              <w:rPr>
                <w:noProof/>
                <w:webHidden/>
              </w:rPr>
              <w:t>3</w:t>
            </w:r>
            <w:r w:rsidR="003B129F">
              <w:rPr>
                <w:noProof/>
                <w:webHidden/>
              </w:rPr>
              <w:fldChar w:fldCharType="end"/>
            </w:r>
          </w:hyperlink>
        </w:p>
        <w:p w14:paraId="48DB19B6" w14:textId="09F661C2" w:rsidR="003B129F" w:rsidRDefault="000D7154">
          <w:pPr>
            <w:pStyle w:val="TM1"/>
            <w:tabs>
              <w:tab w:val="left" w:pos="440"/>
              <w:tab w:val="right" w:leader="dot" w:pos="9062"/>
            </w:tabs>
            <w:rPr>
              <w:rFonts w:eastAsiaTheme="minorEastAsia"/>
              <w:noProof/>
              <w:lang w:eastAsia="fr-FR"/>
            </w:rPr>
          </w:pPr>
          <w:hyperlink w:anchor="_Toc11178081" w:history="1">
            <w:r w:rsidR="003B129F" w:rsidRPr="00822F3E">
              <w:rPr>
                <w:rStyle w:val="Lienhypertexte"/>
                <w:noProof/>
              </w:rPr>
              <w:t>4-</w:t>
            </w:r>
            <w:r w:rsidR="003B129F">
              <w:rPr>
                <w:rFonts w:eastAsiaTheme="minorEastAsia"/>
                <w:noProof/>
                <w:lang w:eastAsia="fr-FR"/>
              </w:rPr>
              <w:tab/>
            </w:r>
            <w:r w:rsidR="003B129F" w:rsidRPr="00822F3E">
              <w:rPr>
                <w:rStyle w:val="Lienhypertexte"/>
                <w:noProof/>
              </w:rPr>
              <w:t>Travail effectué</w:t>
            </w:r>
            <w:r w:rsidR="003B129F">
              <w:rPr>
                <w:noProof/>
                <w:webHidden/>
              </w:rPr>
              <w:tab/>
            </w:r>
            <w:r w:rsidR="003B129F">
              <w:rPr>
                <w:noProof/>
                <w:webHidden/>
              </w:rPr>
              <w:fldChar w:fldCharType="begin"/>
            </w:r>
            <w:r w:rsidR="003B129F">
              <w:rPr>
                <w:noProof/>
                <w:webHidden/>
              </w:rPr>
              <w:instrText xml:space="preserve"> PAGEREF _Toc11178081 \h </w:instrText>
            </w:r>
            <w:r w:rsidR="003B129F">
              <w:rPr>
                <w:noProof/>
                <w:webHidden/>
              </w:rPr>
            </w:r>
            <w:r w:rsidR="003B129F">
              <w:rPr>
                <w:noProof/>
                <w:webHidden/>
              </w:rPr>
              <w:fldChar w:fldCharType="separate"/>
            </w:r>
            <w:r w:rsidR="003B129F">
              <w:rPr>
                <w:noProof/>
                <w:webHidden/>
              </w:rPr>
              <w:t>4</w:t>
            </w:r>
            <w:r w:rsidR="003B129F">
              <w:rPr>
                <w:noProof/>
                <w:webHidden/>
              </w:rPr>
              <w:fldChar w:fldCharType="end"/>
            </w:r>
          </w:hyperlink>
        </w:p>
        <w:p w14:paraId="187630FD" w14:textId="4714B24E" w:rsidR="003B129F" w:rsidRDefault="000D7154">
          <w:pPr>
            <w:pStyle w:val="TM2"/>
            <w:tabs>
              <w:tab w:val="left" w:pos="660"/>
              <w:tab w:val="right" w:leader="dot" w:pos="9062"/>
            </w:tabs>
            <w:rPr>
              <w:rFonts w:eastAsiaTheme="minorEastAsia"/>
              <w:noProof/>
              <w:lang w:eastAsia="fr-FR"/>
            </w:rPr>
          </w:pPr>
          <w:hyperlink w:anchor="_Toc11178082" w:history="1">
            <w:r w:rsidR="003B129F" w:rsidRPr="00822F3E">
              <w:rPr>
                <w:rStyle w:val="Lienhypertexte"/>
                <w:noProof/>
              </w:rPr>
              <w:t>1-</w:t>
            </w:r>
            <w:r w:rsidR="003B129F">
              <w:rPr>
                <w:rFonts w:eastAsiaTheme="minorEastAsia"/>
                <w:noProof/>
                <w:lang w:eastAsia="fr-FR"/>
              </w:rPr>
              <w:tab/>
            </w:r>
            <w:r w:rsidR="003B129F" w:rsidRPr="00822F3E">
              <w:rPr>
                <w:rStyle w:val="Lienhypertexte"/>
                <w:noProof/>
              </w:rPr>
              <w:t>Création/Adaptation des pièces</w:t>
            </w:r>
            <w:r w:rsidR="003B129F">
              <w:rPr>
                <w:noProof/>
                <w:webHidden/>
              </w:rPr>
              <w:tab/>
            </w:r>
            <w:r w:rsidR="003B129F">
              <w:rPr>
                <w:noProof/>
                <w:webHidden/>
              </w:rPr>
              <w:fldChar w:fldCharType="begin"/>
            </w:r>
            <w:r w:rsidR="003B129F">
              <w:rPr>
                <w:noProof/>
                <w:webHidden/>
              </w:rPr>
              <w:instrText xml:space="preserve"> PAGEREF _Toc11178082 \h </w:instrText>
            </w:r>
            <w:r w:rsidR="003B129F">
              <w:rPr>
                <w:noProof/>
                <w:webHidden/>
              </w:rPr>
            </w:r>
            <w:r w:rsidR="003B129F">
              <w:rPr>
                <w:noProof/>
                <w:webHidden/>
              </w:rPr>
              <w:fldChar w:fldCharType="separate"/>
            </w:r>
            <w:r w:rsidR="003B129F">
              <w:rPr>
                <w:noProof/>
                <w:webHidden/>
              </w:rPr>
              <w:t>4</w:t>
            </w:r>
            <w:r w:rsidR="003B129F">
              <w:rPr>
                <w:noProof/>
                <w:webHidden/>
              </w:rPr>
              <w:fldChar w:fldCharType="end"/>
            </w:r>
          </w:hyperlink>
        </w:p>
        <w:p w14:paraId="09421389" w14:textId="43D68CF6" w:rsidR="003B129F" w:rsidRDefault="000D7154">
          <w:pPr>
            <w:pStyle w:val="TM2"/>
            <w:tabs>
              <w:tab w:val="left" w:pos="660"/>
              <w:tab w:val="right" w:leader="dot" w:pos="9062"/>
            </w:tabs>
            <w:rPr>
              <w:rFonts w:eastAsiaTheme="minorEastAsia"/>
              <w:noProof/>
              <w:lang w:eastAsia="fr-FR"/>
            </w:rPr>
          </w:pPr>
          <w:hyperlink w:anchor="_Toc11178083" w:history="1">
            <w:r w:rsidR="003B129F" w:rsidRPr="00822F3E">
              <w:rPr>
                <w:rStyle w:val="Lienhypertexte"/>
                <w:noProof/>
              </w:rPr>
              <w:t>2-</w:t>
            </w:r>
            <w:r w:rsidR="003B129F">
              <w:rPr>
                <w:rFonts w:eastAsiaTheme="minorEastAsia"/>
                <w:noProof/>
                <w:lang w:eastAsia="fr-FR"/>
              </w:rPr>
              <w:tab/>
            </w:r>
            <w:r w:rsidR="003B129F" w:rsidRPr="00822F3E">
              <w:rPr>
                <w:rStyle w:val="Lienhypertexte"/>
                <w:noProof/>
              </w:rPr>
              <w:t>Programmation et tests des différents composants</w:t>
            </w:r>
            <w:r w:rsidR="003B129F">
              <w:rPr>
                <w:noProof/>
                <w:webHidden/>
              </w:rPr>
              <w:tab/>
            </w:r>
            <w:r w:rsidR="003B129F">
              <w:rPr>
                <w:noProof/>
                <w:webHidden/>
              </w:rPr>
              <w:fldChar w:fldCharType="begin"/>
            </w:r>
            <w:r w:rsidR="003B129F">
              <w:rPr>
                <w:noProof/>
                <w:webHidden/>
              </w:rPr>
              <w:instrText xml:space="preserve"> PAGEREF _Toc11178083 \h </w:instrText>
            </w:r>
            <w:r w:rsidR="003B129F">
              <w:rPr>
                <w:noProof/>
                <w:webHidden/>
              </w:rPr>
            </w:r>
            <w:r w:rsidR="003B129F">
              <w:rPr>
                <w:noProof/>
                <w:webHidden/>
              </w:rPr>
              <w:fldChar w:fldCharType="separate"/>
            </w:r>
            <w:r w:rsidR="003B129F">
              <w:rPr>
                <w:noProof/>
                <w:webHidden/>
              </w:rPr>
              <w:t>5</w:t>
            </w:r>
            <w:r w:rsidR="003B129F">
              <w:rPr>
                <w:noProof/>
                <w:webHidden/>
              </w:rPr>
              <w:fldChar w:fldCharType="end"/>
            </w:r>
          </w:hyperlink>
        </w:p>
        <w:p w14:paraId="46F41608" w14:textId="6E096F84" w:rsidR="003B129F" w:rsidRDefault="000D7154">
          <w:pPr>
            <w:pStyle w:val="TM3"/>
            <w:tabs>
              <w:tab w:val="right" w:leader="dot" w:pos="9062"/>
            </w:tabs>
            <w:rPr>
              <w:rFonts w:eastAsiaTheme="minorEastAsia"/>
              <w:noProof/>
              <w:lang w:eastAsia="fr-FR"/>
            </w:rPr>
          </w:pPr>
          <w:hyperlink w:anchor="_Toc11178084" w:history="1">
            <w:r w:rsidR="003B129F" w:rsidRPr="00822F3E">
              <w:rPr>
                <w:rStyle w:val="Lienhypertexte"/>
                <w:noProof/>
              </w:rPr>
              <w:t>Les capteurs Ultrasons HC-SR04</w:t>
            </w:r>
            <w:r w:rsidR="003B129F">
              <w:rPr>
                <w:noProof/>
                <w:webHidden/>
              </w:rPr>
              <w:tab/>
            </w:r>
            <w:r w:rsidR="003B129F">
              <w:rPr>
                <w:noProof/>
                <w:webHidden/>
              </w:rPr>
              <w:fldChar w:fldCharType="begin"/>
            </w:r>
            <w:r w:rsidR="003B129F">
              <w:rPr>
                <w:noProof/>
                <w:webHidden/>
              </w:rPr>
              <w:instrText xml:space="preserve"> PAGEREF _Toc11178084 \h </w:instrText>
            </w:r>
            <w:r w:rsidR="003B129F">
              <w:rPr>
                <w:noProof/>
                <w:webHidden/>
              </w:rPr>
            </w:r>
            <w:r w:rsidR="003B129F">
              <w:rPr>
                <w:noProof/>
                <w:webHidden/>
              </w:rPr>
              <w:fldChar w:fldCharType="separate"/>
            </w:r>
            <w:r w:rsidR="003B129F">
              <w:rPr>
                <w:noProof/>
                <w:webHidden/>
              </w:rPr>
              <w:t>5</w:t>
            </w:r>
            <w:r w:rsidR="003B129F">
              <w:rPr>
                <w:noProof/>
                <w:webHidden/>
              </w:rPr>
              <w:fldChar w:fldCharType="end"/>
            </w:r>
          </w:hyperlink>
        </w:p>
        <w:p w14:paraId="1CFE11A4" w14:textId="03925FEE" w:rsidR="003B129F" w:rsidRDefault="000D7154">
          <w:pPr>
            <w:pStyle w:val="TM3"/>
            <w:tabs>
              <w:tab w:val="right" w:leader="dot" w:pos="9062"/>
            </w:tabs>
            <w:rPr>
              <w:rFonts w:eastAsiaTheme="minorEastAsia"/>
              <w:noProof/>
              <w:lang w:eastAsia="fr-FR"/>
            </w:rPr>
          </w:pPr>
          <w:hyperlink w:anchor="_Toc11178085" w:history="1">
            <w:r w:rsidR="003B129F" w:rsidRPr="00822F3E">
              <w:rPr>
                <w:rStyle w:val="Lienhypertexte"/>
                <w:noProof/>
              </w:rPr>
              <w:t>Les moteurs</w:t>
            </w:r>
            <w:r w:rsidR="003B129F">
              <w:rPr>
                <w:noProof/>
                <w:webHidden/>
              </w:rPr>
              <w:tab/>
            </w:r>
            <w:r w:rsidR="003B129F">
              <w:rPr>
                <w:noProof/>
                <w:webHidden/>
              </w:rPr>
              <w:fldChar w:fldCharType="begin"/>
            </w:r>
            <w:r w:rsidR="003B129F">
              <w:rPr>
                <w:noProof/>
                <w:webHidden/>
              </w:rPr>
              <w:instrText xml:space="preserve"> PAGEREF _Toc11178085 \h </w:instrText>
            </w:r>
            <w:r w:rsidR="003B129F">
              <w:rPr>
                <w:noProof/>
                <w:webHidden/>
              </w:rPr>
            </w:r>
            <w:r w:rsidR="003B129F">
              <w:rPr>
                <w:noProof/>
                <w:webHidden/>
              </w:rPr>
              <w:fldChar w:fldCharType="separate"/>
            </w:r>
            <w:r w:rsidR="003B129F">
              <w:rPr>
                <w:noProof/>
                <w:webHidden/>
              </w:rPr>
              <w:t>6</w:t>
            </w:r>
            <w:r w:rsidR="003B129F">
              <w:rPr>
                <w:noProof/>
                <w:webHidden/>
              </w:rPr>
              <w:fldChar w:fldCharType="end"/>
            </w:r>
          </w:hyperlink>
        </w:p>
        <w:p w14:paraId="59F78729" w14:textId="7F5919C2" w:rsidR="003B129F" w:rsidRDefault="000D7154">
          <w:pPr>
            <w:pStyle w:val="TM2"/>
            <w:tabs>
              <w:tab w:val="left" w:pos="660"/>
              <w:tab w:val="right" w:leader="dot" w:pos="9062"/>
            </w:tabs>
            <w:rPr>
              <w:rFonts w:eastAsiaTheme="minorEastAsia"/>
              <w:noProof/>
              <w:lang w:eastAsia="fr-FR"/>
            </w:rPr>
          </w:pPr>
          <w:hyperlink w:anchor="_Toc11178086" w:history="1">
            <w:r w:rsidR="003B129F" w:rsidRPr="00822F3E">
              <w:rPr>
                <w:rStyle w:val="Lienhypertexte"/>
                <w:noProof/>
              </w:rPr>
              <w:t>3-</w:t>
            </w:r>
            <w:r w:rsidR="003B129F">
              <w:rPr>
                <w:rFonts w:eastAsiaTheme="minorEastAsia"/>
                <w:noProof/>
                <w:lang w:eastAsia="fr-FR"/>
              </w:rPr>
              <w:tab/>
            </w:r>
            <w:r w:rsidR="003B129F" w:rsidRPr="00822F3E">
              <w:rPr>
                <w:rStyle w:val="Lienhypertexte"/>
                <w:noProof/>
              </w:rPr>
              <w:t>Assemblage des composants</w:t>
            </w:r>
            <w:r w:rsidR="003B129F">
              <w:rPr>
                <w:noProof/>
                <w:webHidden/>
              </w:rPr>
              <w:tab/>
            </w:r>
            <w:r w:rsidR="003B129F">
              <w:rPr>
                <w:noProof/>
                <w:webHidden/>
              </w:rPr>
              <w:fldChar w:fldCharType="begin"/>
            </w:r>
            <w:r w:rsidR="003B129F">
              <w:rPr>
                <w:noProof/>
                <w:webHidden/>
              </w:rPr>
              <w:instrText xml:space="preserve"> PAGEREF _Toc11178086 \h </w:instrText>
            </w:r>
            <w:r w:rsidR="003B129F">
              <w:rPr>
                <w:noProof/>
                <w:webHidden/>
              </w:rPr>
            </w:r>
            <w:r w:rsidR="003B129F">
              <w:rPr>
                <w:noProof/>
                <w:webHidden/>
              </w:rPr>
              <w:fldChar w:fldCharType="separate"/>
            </w:r>
            <w:r w:rsidR="003B129F">
              <w:rPr>
                <w:noProof/>
                <w:webHidden/>
              </w:rPr>
              <w:t>6</w:t>
            </w:r>
            <w:r w:rsidR="003B129F">
              <w:rPr>
                <w:noProof/>
                <w:webHidden/>
              </w:rPr>
              <w:fldChar w:fldCharType="end"/>
            </w:r>
          </w:hyperlink>
        </w:p>
        <w:p w14:paraId="08090DC9" w14:textId="4AB78646" w:rsidR="003B129F" w:rsidRDefault="000D7154">
          <w:pPr>
            <w:pStyle w:val="TM3"/>
            <w:tabs>
              <w:tab w:val="right" w:leader="dot" w:pos="9062"/>
            </w:tabs>
            <w:rPr>
              <w:rFonts w:eastAsiaTheme="minorEastAsia"/>
              <w:noProof/>
              <w:lang w:eastAsia="fr-FR"/>
            </w:rPr>
          </w:pPr>
          <w:hyperlink w:anchor="_Toc11178087" w:history="1">
            <w:r w:rsidR="003B129F" w:rsidRPr="00822F3E">
              <w:rPr>
                <w:rStyle w:val="Lienhypertexte"/>
                <w:noProof/>
              </w:rPr>
              <w:t>Le circuit</w:t>
            </w:r>
            <w:r w:rsidR="003B129F">
              <w:rPr>
                <w:noProof/>
                <w:webHidden/>
              </w:rPr>
              <w:tab/>
            </w:r>
            <w:r w:rsidR="003B129F">
              <w:rPr>
                <w:noProof/>
                <w:webHidden/>
              </w:rPr>
              <w:fldChar w:fldCharType="begin"/>
            </w:r>
            <w:r w:rsidR="003B129F">
              <w:rPr>
                <w:noProof/>
                <w:webHidden/>
              </w:rPr>
              <w:instrText xml:space="preserve"> PAGEREF _Toc11178087 \h </w:instrText>
            </w:r>
            <w:r w:rsidR="003B129F">
              <w:rPr>
                <w:noProof/>
                <w:webHidden/>
              </w:rPr>
            </w:r>
            <w:r w:rsidR="003B129F">
              <w:rPr>
                <w:noProof/>
                <w:webHidden/>
              </w:rPr>
              <w:fldChar w:fldCharType="separate"/>
            </w:r>
            <w:r w:rsidR="003B129F">
              <w:rPr>
                <w:noProof/>
                <w:webHidden/>
              </w:rPr>
              <w:t>6</w:t>
            </w:r>
            <w:r w:rsidR="003B129F">
              <w:rPr>
                <w:noProof/>
                <w:webHidden/>
              </w:rPr>
              <w:fldChar w:fldCharType="end"/>
            </w:r>
          </w:hyperlink>
        </w:p>
        <w:p w14:paraId="5E627BFC" w14:textId="119CD993" w:rsidR="003B129F" w:rsidRDefault="000D7154">
          <w:pPr>
            <w:pStyle w:val="TM3"/>
            <w:tabs>
              <w:tab w:val="right" w:leader="dot" w:pos="9062"/>
            </w:tabs>
            <w:rPr>
              <w:rFonts w:eastAsiaTheme="minorEastAsia"/>
              <w:noProof/>
              <w:lang w:eastAsia="fr-FR"/>
            </w:rPr>
          </w:pPr>
          <w:hyperlink w:anchor="_Toc11178088" w:history="1">
            <w:r w:rsidR="003B129F" w:rsidRPr="00822F3E">
              <w:rPr>
                <w:rStyle w:val="Lienhypertexte"/>
                <w:noProof/>
              </w:rPr>
              <w:t>Le robot</w:t>
            </w:r>
            <w:r w:rsidR="003B129F">
              <w:rPr>
                <w:noProof/>
                <w:webHidden/>
              </w:rPr>
              <w:tab/>
            </w:r>
            <w:r w:rsidR="003B129F">
              <w:rPr>
                <w:noProof/>
                <w:webHidden/>
              </w:rPr>
              <w:fldChar w:fldCharType="begin"/>
            </w:r>
            <w:r w:rsidR="003B129F">
              <w:rPr>
                <w:noProof/>
                <w:webHidden/>
              </w:rPr>
              <w:instrText xml:space="preserve"> PAGEREF _Toc11178088 \h </w:instrText>
            </w:r>
            <w:r w:rsidR="003B129F">
              <w:rPr>
                <w:noProof/>
                <w:webHidden/>
              </w:rPr>
            </w:r>
            <w:r w:rsidR="003B129F">
              <w:rPr>
                <w:noProof/>
                <w:webHidden/>
              </w:rPr>
              <w:fldChar w:fldCharType="separate"/>
            </w:r>
            <w:r w:rsidR="003B129F">
              <w:rPr>
                <w:noProof/>
                <w:webHidden/>
              </w:rPr>
              <w:t>8</w:t>
            </w:r>
            <w:r w:rsidR="003B129F">
              <w:rPr>
                <w:noProof/>
                <w:webHidden/>
              </w:rPr>
              <w:fldChar w:fldCharType="end"/>
            </w:r>
          </w:hyperlink>
        </w:p>
        <w:p w14:paraId="033B5395" w14:textId="6EFB2C3A" w:rsidR="003B129F" w:rsidRDefault="000D7154">
          <w:pPr>
            <w:pStyle w:val="TM2"/>
            <w:tabs>
              <w:tab w:val="left" w:pos="660"/>
              <w:tab w:val="right" w:leader="dot" w:pos="9062"/>
            </w:tabs>
            <w:rPr>
              <w:rFonts w:eastAsiaTheme="minorEastAsia"/>
              <w:noProof/>
              <w:lang w:eastAsia="fr-FR"/>
            </w:rPr>
          </w:pPr>
          <w:hyperlink w:anchor="_Toc11178089" w:history="1">
            <w:r w:rsidR="003B129F" w:rsidRPr="00822F3E">
              <w:rPr>
                <w:rStyle w:val="Lienhypertexte"/>
                <w:noProof/>
              </w:rPr>
              <w:t>4-</w:t>
            </w:r>
            <w:r w:rsidR="003B129F">
              <w:rPr>
                <w:rFonts w:eastAsiaTheme="minorEastAsia"/>
                <w:noProof/>
                <w:lang w:eastAsia="fr-FR"/>
              </w:rPr>
              <w:tab/>
            </w:r>
            <w:r w:rsidR="003B129F" w:rsidRPr="00822F3E">
              <w:rPr>
                <w:rStyle w:val="Lienhypertexte"/>
                <w:noProof/>
              </w:rPr>
              <w:t>Le déplacement du robot</w:t>
            </w:r>
            <w:r w:rsidR="003B129F">
              <w:rPr>
                <w:noProof/>
                <w:webHidden/>
              </w:rPr>
              <w:tab/>
            </w:r>
            <w:r w:rsidR="003B129F">
              <w:rPr>
                <w:noProof/>
                <w:webHidden/>
              </w:rPr>
              <w:fldChar w:fldCharType="begin"/>
            </w:r>
            <w:r w:rsidR="003B129F">
              <w:rPr>
                <w:noProof/>
                <w:webHidden/>
              </w:rPr>
              <w:instrText xml:space="preserve"> PAGEREF _Toc11178089 \h </w:instrText>
            </w:r>
            <w:r w:rsidR="003B129F">
              <w:rPr>
                <w:noProof/>
                <w:webHidden/>
              </w:rPr>
            </w:r>
            <w:r w:rsidR="003B129F">
              <w:rPr>
                <w:noProof/>
                <w:webHidden/>
              </w:rPr>
              <w:fldChar w:fldCharType="separate"/>
            </w:r>
            <w:r w:rsidR="003B129F">
              <w:rPr>
                <w:noProof/>
                <w:webHidden/>
              </w:rPr>
              <w:t>8</w:t>
            </w:r>
            <w:r w:rsidR="003B129F">
              <w:rPr>
                <w:noProof/>
                <w:webHidden/>
              </w:rPr>
              <w:fldChar w:fldCharType="end"/>
            </w:r>
          </w:hyperlink>
        </w:p>
        <w:p w14:paraId="16023739" w14:textId="447A940E" w:rsidR="003B129F" w:rsidRDefault="000D7154">
          <w:pPr>
            <w:pStyle w:val="TM3"/>
            <w:tabs>
              <w:tab w:val="right" w:leader="dot" w:pos="9062"/>
            </w:tabs>
            <w:rPr>
              <w:rFonts w:eastAsiaTheme="minorEastAsia"/>
              <w:noProof/>
              <w:lang w:eastAsia="fr-FR"/>
            </w:rPr>
          </w:pPr>
          <w:hyperlink w:anchor="_Toc11178090" w:history="1">
            <w:r w:rsidR="003B129F" w:rsidRPr="00822F3E">
              <w:rPr>
                <w:rStyle w:val="Lienhypertexte"/>
                <w:noProof/>
              </w:rPr>
              <w:t>1</w:t>
            </w:r>
            <w:r w:rsidR="003B129F" w:rsidRPr="00822F3E">
              <w:rPr>
                <w:rStyle w:val="Lienhypertexte"/>
                <w:noProof/>
                <w:vertAlign w:val="superscript"/>
              </w:rPr>
              <w:t>ère</w:t>
            </w:r>
            <w:r w:rsidR="003B129F" w:rsidRPr="00822F3E">
              <w:rPr>
                <w:rStyle w:val="Lienhypertexte"/>
                <w:noProof/>
              </w:rPr>
              <w:t xml:space="preserve"> version</w:t>
            </w:r>
            <w:r w:rsidR="003B129F">
              <w:rPr>
                <w:noProof/>
                <w:webHidden/>
              </w:rPr>
              <w:tab/>
            </w:r>
            <w:r w:rsidR="003B129F">
              <w:rPr>
                <w:noProof/>
                <w:webHidden/>
              </w:rPr>
              <w:fldChar w:fldCharType="begin"/>
            </w:r>
            <w:r w:rsidR="003B129F">
              <w:rPr>
                <w:noProof/>
                <w:webHidden/>
              </w:rPr>
              <w:instrText xml:space="preserve"> PAGEREF _Toc11178090 \h </w:instrText>
            </w:r>
            <w:r w:rsidR="003B129F">
              <w:rPr>
                <w:noProof/>
                <w:webHidden/>
              </w:rPr>
            </w:r>
            <w:r w:rsidR="003B129F">
              <w:rPr>
                <w:noProof/>
                <w:webHidden/>
              </w:rPr>
              <w:fldChar w:fldCharType="separate"/>
            </w:r>
            <w:r w:rsidR="003B129F">
              <w:rPr>
                <w:noProof/>
                <w:webHidden/>
              </w:rPr>
              <w:t>8</w:t>
            </w:r>
            <w:r w:rsidR="003B129F">
              <w:rPr>
                <w:noProof/>
                <w:webHidden/>
              </w:rPr>
              <w:fldChar w:fldCharType="end"/>
            </w:r>
          </w:hyperlink>
        </w:p>
        <w:p w14:paraId="6E0D531C" w14:textId="55804DB8" w:rsidR="003B129F" w:rsidRDefault="000D7154">
          <w:pPr>
            <w:pStyle w:val="TM3"/>
            <w:tabs>
              <w:tab w:val="right" w:leader="dot" w:pos="9062"/>
            </w:tabs>
            <w:rPr>
              <w:rFonts w:eastAsiaTheme="minorEastAsia"/>
              <w:noProof/>
              <w:lang w:eastAsia="fr-FR"/>
            </w:rPr>
          </w:pPr>
          <w:hyperlink w:anchor="_Toc11178091" w:history="1">
            <w:r w:rsidR="003B129F" w:rsidRPr="00822F3E">
              <w:rPr>
                <w:rStyle w:val="Lienhypertexte"/>
                <w:noProof/>
              </w:rPr>
              <w:t>2</w:t>
            </w:r>
            <w:r w:rsidR="003B129F" w:rsidRPr="00822F3E">
              <w:rPr>
                <w:rStyle w:val="Lienhypertexte"/>
                <w:noProof/>
                <w:vertAlign w:val="superscript"/>
              </w:rPr>
              <w:t>ème</w:t>
            </w:r>
            <w:r w:rsidR="003B129F" w:rsidRPr="00822F3E">
              <w:rPr>
                <w:rStyle w:val="Lienhypertexte"/>
                <w:noProof/>
              </w:rPr>
              <w:t xml:space="preserve">  version</w:t>
            </w:r>
            <w:r w:rsidR="003B129F">
              <w:rPr>
                <w:noProof/>
                <w:webHidden/>
              </w:rPr>
              <w:tab/>
            </w:r>
            <w:r w:rsidR="003B129F">
              <w:rPr>
                <w:noProof/>
                <w:webHidden/>
              </w:rPr>
              <w:fldChar w:fldCharType="begin"/>
            </w:r>
            <w:r w:rsidR="003B129F">
              <w:rPr>
                <w:noProof/>
                <w:webHidden/>
              </w:rPr>
              <w:instrText xml:space="preserve"> PAGEREF _Toc11178091 \h </w:instrText>
            </w:r>
            <w:r w:rsidR="003B129F">
              <w:rPr>
                <w:noProof/>
                <w:webHidden/>
              </w:rPr>
            </w:r>
            <w:r w:rsidR="003B129F">
              <w:rPr>
                <w:noProof/>
                <w:webHidden/>
              </w:rPr>
              <w:fldChar w:fldCharType="separate"/>
            </w:r>
            <w:r w:rsidR="003B129F">
              <w:rPr>
                <w:noProof/>
                <w:webHidden/>
              </w:rPr>
              <w:t>10</w:t>
            </w:r>
            <w:r w:rsidR="003B129F">
              <w:rPr>
                <w:noProof/>
                <w:webHidden/>
              </w:rPr>
              <w:fldChar w:fldCharType="end"/>
            </w:r>
          </w:hyperlink>
        </w:p>
        <w:p w14:paraId="103A3C01" w14:textId="64ABFCA0" w:rsidR="003B129F" w:rsidRDefault="000D7154">
          <w:pPr>
            <w:pStyle w:val="TM2"/>
            <w:tabs>
              <w:tab w:val="left" w:pos="660"/>
              <w:tab w:val="right" w:leader="dot" w:pos="9062"/>
            </w:tabs>
            <w:rPr>
              <w:rFonts w:eastAsiaTheme="minorEastAsia"/>
              <w:noProof/>
              <w:lang w:eastAsia="fr-FR"/>
            </w:rPr>
          </w:pPr>
          <w:hyperlink w:anchor="_Toc11178092" w:history="1">
            <w:r w:rsidR="003B129F" w:rsidRPr="00822F3E">
              <w:rPr>
                <w:rStyle w:val="Lienhypertexte"/>
                <w:noProof/>
              </w:rPr>
              <w:t>5-</w:t>
            </w:r>
            <w:r w:rsidR="003B129F">
              <w:rPr>
                <w:rFonts w:eastAsiaTheme="minorEastAsia"/>
                <w:noProof/>
                <w:lang w:eastAsia="fr-FR"/>
              </w:rPr>
              <w:tab/>
            </w:r>
            <w:r w:rsidR="003B129F" w:rsidRPr="00822F3E">
              <w:rPr>
                <w:rStyle w:val="Lienhypertexte"/>
                <w:noProof/>
              </w:rPr>
              <w:t>La réception des données</w:t>
            </w:r>
            <w:r w:rsidR="003B129F">
              <w:rPr>
                <w:noProof/>
                <w:webHidden/>
              </w:rPr>
              <w:tab/>
            </w:r>
            <w:r w:rsidR="003B129F">
              <w:rPr>
                <w:noProof/>
                <w:webHidden/>
              </w:rPr>
              <w:fldChar w:fldCharType="begin"/>
            </w:r>
            <w:r w:rsidR="003B129F">
              <w:rPr>
                <w:noProof/>
                <w:webHidden/>
              </w:rPr>
              <w:instrText xml:space="preserve"> PAGEREF _Toc11178092 \h </w:instrText>
            </w:r>
            <w:r w:rsidR="003B129F">
              <w:rPr>
                <w:noProof/>
                <w:webHidden/>
              </w:rPr>
            </w:r>
            <w:r w:rsidR="003B129F">
              <w:rPr>
                <w:noProof/>
                <w:webHidden/>
              </w:rPr>
              <w:fldChar w:fldCharType="separate"/>
            </w:r>
            <w:r w:rsidR="003B129F">
              <w:rPr>
                <w:noProof/>
                <w:webHidden/>
              </w:rPr>
              <w:t>12</w:t>
            </w:r>
            <w:r w:rsidR="003B129F">
              <w:rPr>
                <w:noProof/>
                <w:webHidden/>
              </w:rPr>
              <w:fldChar w:fldCharType="end"/>
            </w:r>
          </w:hyperlink>
        </w:p>
        <w:p w14:paraId="251CBC52" w14:textId="41953AF7" w:rsidR="003B129F" w:rsidRDefault="000D7154">
          <w:pPr>
            <w:pStyle w:val="TM3"/>
            <w:tabs>
              <w:tab w:val="right" w:leader="dot" w:pos="9062"/>
            </w:tabs>
            <w:rPr>
              <w:rFonts w:eastAsiaTheme="minorEastAsia"/>
              <w:noProof/>
              <w:lang w:eastAsia="fr-FR"/>
            </w:rPr>
          </w:pPr>
          <w:hyperlink w:anchor="_Toc11178093" w:history="1">
            <w:r w:rsidR="003B129F" w:rsidRPr="00822F3E">
              <w:rPr>
                <w:rStyle w:val="Lienhypertexte"/>
                <w:noProof/>
              </w:rPr>
              <w:t>Le module wifi esp8266</w:t>
            </w:r>
            <w:r w:rsidR="003B129F">
              <w:rPr>
                <w:noProof/>
                <w:webHidden/>
              </w:rPr>
              <w:tab/>
            </w:r>
            <w:r w:rsidR="003B129F">
              <w:rPr>
                <w:noProof/>
                <w:webHidden/>
              </w:rPr>
              <w:fldChar w:fldCharType="begin"/>
            </w:r>
            <w:r w:rsidR="003B129F">
              <w:rPr>
                <w:noProof/>
                <w:webHidden/>
              </w:rPr>
              <w:instrText xml:space="preserve"> PAGEREF _Toc11178093 \h </w:instrText>
            </w:r>
            <w:r w:rsidR="003B129F">
              <w:rPr>
                <w:noProof/>
                <w:webHidden/>
              </w:rPr>
            </w:r>
            <w:r w:rsidR="003B129F">
              <w:rPr>
                <w:noProof/>
                <w:webHidden/>
              </w:rPr>
              <w:fldChar w:fldCharType="separate"/>
            </w:r>
            <w:r w:rsidR="003B129F">
              <w:rPr>
                <w:noProof/>
                <w:webHidden/>
              </w:rPr>
              <w:t>12</w:t>
            </w:r>
            <w:r w:rsidR="003B129F">
              <w:rPr>
                <w:noProof/>
                <w:webHidden/>
              </w:rPr>
              <w:fldChar w:fldCharType="end"/>
            </w:r>
          </w:hyperlink>
        </w:p>
        <w:p w14:paraId="5A7153FA" w14:textId="3178EB31" w:rsidR="003B129F" w:rsidRDefault="000D7154">
          <w:pPr>
            <w:pStyle w:val="TM3"/>
            <w:tabs>
              <w:tab w:val="right" w:leader="dot" w:pos="9062"/>
            </w:tabs>
            <w:rPr>
              <w:rFonts w:eastAsiaTheme="minorEastAsia"/>
              <w:noProof/>
              <w:lang w:eastAsia="fr-FR"/>
            </w:rPr>
          </w:pPr>
          <w:hyperlink w:anchor="_Toc11178094" w:history="1">
            <w:r w:rsidR="003B129F" w:rsidRPr="00822F3E">
              <w:rPr>
                <w:rStyle w:val="Lienhypertexte"/>
                <w:noProof/>
              </w:rPr>
              <w:t>Réception des données</w:t>
            </w:r>
            <w:r w:rsidR="003B129F">
              <w:rPr>
                <w:noProof/>
                <w:webHidden/>
              </w:rPr>
              <w:tab/>
            </w:r>
            <w:r w:rsidR="003B129F">
              <w:rPr>
                <w:noProof/>
                <w:webHidden/>
              </w:rPr>
              <w:fldChar w:fldCharType="begin"/>
            </w:r>
            <w:r w:rsidR="003B129F">
              <w:rPr>
                <w:noProof/>
                <w:webHidden/>
              </w:rPr>
              <w:instrText xml:space="preserve"> PAGEREF _Toc11178094 \h </w:instrText>
            </w:r>
            <w:r w:rsidR="003B129F">
              <w:rPr>
                <w:noProof/>
                <w:webHidden/>
              </w:rPr>
            </w:r>
            <w:r w:rsidR="003B129F">
              <w:rPr>
                <w:noProof/>
                <w:webHidden/>
              </w:rPr>
              <w:fldChar w:fldCharType="separate"/>
            </w:r>
            <w:r w:rsidR="003B129F">
              <w:rPr>
                <w:noProof/>
                <w:webHidden/>
              </w:rPr>
              <w:t>13</w:t>
            </w:r>
            <w:r w:rsidR="003B129F">
              <w:rPr>
                <w:noProof/>
                <w:webHidden/>
              </w:rPr>
              <w:fldChar w:fldCharType="end"/>
            </w:r>
          </w:hyperlink>
        </w:p>
        <w:p w14:paraId="48AF94E2" w14:textId="009A7848" w:rsidR="003B129F" w:rsidRDefault="000D7154">
          <w:pPr>
            <w:pStyle w:val="TM1"/>
            <w:tabs>
              <w:tab w:val="left" w:pos="440"/>
              <w:tab w:val="right" w:leader="dot" w:pos="9062"/>
            </w:tabs>
            <w:rPr>
              <w:rFonts w:eastAsiaTheme="minorEastAsia"/>
              <w:noProof/>
              <w:lang w:eastAsia="fr-FR"/>
            </w:rPr>
          </w:pPr>
          <w:hyperlink w:anchor="_Toc11178095" w:history="1">
            <w:r w:rsidR="003B129F" w:rsidRPr="00822F3E">
              <w:rPr>
                <w:rStyle w:val="Lienhypertexte"/>
                <w:noProof/>
              </w:rPr>
              <w:t>5-</w:t>
            </w:r>
            <w:r w:rsidR="003B129F">
              <w:rPr>
                <w:rFonts w:eastAsiaTheme="minorEastAsia"/>
                <w:noProof/>
                <w:lang w:eastAsia="fr-FR"/>
              </w:rPr>
              <w:tab/>
            </w:r>
            <w:r w:rsidR="003B129F" w:rsidRPr="00822F3E">
              <w:rPr>
                <w:rStyle w:val="Lienhypertexte"/>
                <w:noProof/>
              </w:rPr>
              <w:t>Gestion du projet</w:t>
            </w:r>
            <w:r w:rsidR="003B129F">
              <w:rPr>
                <w:noProof/>
                <w:webHidden/>
              </w:rPr>
              <w:tab/>
            </w:r>
            <w:r w:rsidR="003B129F">
              <w:rPr>
                <w:noProof/>
                <w:webHidden/>
              </w:rPr>
              <w:fldChar w:fldCharType="begin"/>
            </w:r>
            <w:r w:rsidR="003B129F">
              <w:rPr>
                <w:noProof/>
                <w:webHidden/>
              </w:rPr>
              <w:instrText xml:space="preserve"> PAGEREF _Toc11178095 \h </w:instrText>
            </w:r>
            <w:r w:rsidR="003B129F">
              <w:rPr>
                <w:noProof/>
                <w:webHidden/>
              </w:rPr>
            </w:r>
            <w:r w:rsidR="003B129F">
              <w:rPr>
                <w:noProof/>
                <w:webHidden/>
              </w:rPr>
              <w:fldChar w:fldCharType="separate"/>
            </w:r>
            <w:r w:rsidR="003B129F">
              <w:rPr>
                <w:noProof/>
                <w:webHidden/>
              </w:rPr>
              <w:t>14</w:t>
            </w:r>
            <w:r w:rsidR="003B129F">
              <w:rPr>
                <w:noProof/>
                <w:webHidden/>
              </w:rPr>
              <w:fldChar w:fldCharType="end"/>
            </w:r>
          </w:hyperlink>
        </w:p>
        <w:p w14:paraId="12EF6DA2" w14:textId="7C463DE0" w:rsidR="003B129F" w:rsidRDefault="000D7154">
          <w:pPr>
            <w:pStyle w:val="TM1"/>
            <w:tabs>
              <w:tab w:val="left" w:pos="440"/>
              <w:tab w:val="right" w:leader="dot" w:pos="9062"/>
            </w:tabs>
            <w:rPr>
              <w:rFonts w:eastAsiaTheme="minorEastAsia"/>
              <w:noProof/>
              <w:lang w:eastAsia="fr-FR"/>
            </w:rPr>
          </w:pPr>
          <w:hyperlink w:anchor="_Toc11178096" w:history="1">
            <w:r w:rsidR="003B129F" w:rsidRPr="00822F3E">
              <w:rPr>
                <w:rStyle w:val="Lienhypertexte"/>
                <w:noProof/>
              </w:rPr>
              <w:t>6-</w:t>
            </w:r>
            <w:r w:rsidR="003B129F">
              <w:rPr>
                <w:rFonts w:eastAsiaTheme="minorEastAsia"/>
                <w:noProof/>
                <w:lang w:eastAsia="fr-FR"/>
              </w:rPr>
              <w:tab/>
            </w:r>
            <w:r w:rsidR="003B129F" w:rsidRPr="00822F3E">
              <w:rPr>
                <w:rStyle w:val="Lienhypertexte"/>
                <w:noProof/>
              </w:rPr>
              <w:t>Conclusion</w:t>
            </w:r>
            <w:r w:rsidR="003B129F">
              <w:rPr>
                <w:noProof/>
                <w:webHidden/>
              </w:rPr>
              <w:tab/>
            </w:r>
            <w:r w:rsidR="003B129F">
              <w:rPr>
                <w:noProof/>
                <w:webHidden/>
              </w:rPr>
              <w:fldChar w:fldCharType="begin"/>
            </w:r>
            <w:r w:rsidR="003B129F">
              <w:rPr>
                <w:noProof/>
                <w:webHidden/>
              </w:rPr>
              <w:instrText xml:space="preserve"> PAGEREF _Toc11178096 \h </w:instrText>
            </w:r>
            <w:r w:rsidR="003B129F">
              <w:rPr>
                <w:noProof/>
                <w:webHidden/>
              </w:rPr>
            </w:r>
            <w:r w:rsidR="003B129F">
              <w:rPr>
                <w:noProof/>
                <w:webHidden/>
              </w:rPr>
              <w:fldChar w:fldCharType="separate"/>
            </w:r>
            <w:r w:rsidR="003B129F">
              <w:rPr>
                <w:noProof/>
                <w:webHidden/>
              </w:rPr>
              <w:t>15</w:t>
            </w:r>
            <w:r w:rsidR="003B129F">
              <w:rPr>
                <w:noProof/>
                <w:webHidden/>
              </w:rPr>
              <w:fldChar w:fldCharType="end"/>
            </w:r>
          </w:hyperlink>
        </w:p>
        <w:p w14:paraId="064D96ED" w14:textId="08C8EEE8" w:rsidR="003B129F" w:rsidRDefault="000D7154">
          <w:pPr>
            <w:pStyle w:val="TM1"/>
            <w:tabs>
              <w:tab w:val="left" w:pos="440"/>
              <w:tab w:val="right" w:leader="dot" w:pos="9062"/>
            </w:tabs>
            <w:rPr>
              <w:rFonts w:eastAsiaTheme="minorEastAsia"/>
              <w:noProof/>
              <w:lang w:eastAsia="fr-FR"/>
            </w:rPr>
          </w:pPr>
          <w:hyperlink w:anchor="_Toc11178097" w:history="1">
            <w:r w:rsidR="003B129F" w:rsidRPr="00822F3E">
              <w:rPr>
                <w:rStyle w:val="Lienhypertexte"/>
                <w:noProof/>
              </w:rPr>
              <w:t>7-</w:t>
            </w:r>
            <w:r w:rsidR="003B129F">
              <w:rPr>
                <w:rFonts w:eastAsiaTheme="minorEastAsia"/>
                <w:noProof/>
                <w:lang w:eastAsia="fr-FR"/>
              </w:rPr>
              <w:tab/>
            </w:r>
            <w:r w:rsidR="003B129F" w:rsidRPr="00822F3E">
              <w:rPr>
                <w:rStyle w:val="Lienhypertexte"/>
                <w:noProof/>
              </w:rPr>
              <w:t>Perspectives et réflexions</w:t>
            </w:r>
            <w:r w:rsidR="003B129F">
              <w:rPr>
                <w:noProof/>
                <w:webHidden/>
              </w:rPr>
              <w:tab/>
            </w:r>
            <w:r w:rsidR="003B129F">
              <w:rPr>
                <w:noProof/>
                <w:webHidden/>
              </w:rPr>
              <w:fldChar w:fldCharType="begin"/>
            </w:r>
            <w:r w:rsidR="003B129F">
              <w:rPr>
                <w:noProof/>
                <w:webHidden/>
              </w:rPr>
              <w:instrText xml:space="preserve"> PAGEREF _Toc11178097 \h </w:instrText>
            </w:r>
            <w:r w:rsidR="003B129F">
              <w:rPr>
                <w:noProof/>
                <w:webHidden/>
              </w:rPr>
            </w:r>
            <w:r w:rsidR="003B129F">
              <w:rPr>
                <w:noProof/>
                <w:webHidden/>
              </w:rPr>
              <w:fldChar w:fldCharType="separate"/>
            </w:r>
            <w:r w:rsidR="003B129F">
              <w:rPr>
                <w:noProof/>
                <w:webHidden/>
              </w:rPr>
              <w:t>16</w:t>
            </w:r>
            <w:r w:rsidR="003B129F">
              <w:rPr>
                <w:noProof/>
                <w:webHidden/>
              </w:rPr>
              <w:fldChar w:fldCharType="end"/>
            </w:r>
          </w:hyperlink>
        </w:p>
        <w:p w14:paraId="69A3C8FA" w14:textId="6EC2E243" w:rsidR="003B129F" w:rsidRDefault="000D7154">
          <w:pPr>
            <w:pStyle w:val="TM2"/>
            <w:tabs>
              <w:tab w:val="left" w:pos="660"/>
              <w:tab w:val="right" w:leader="dot" w:pos="9062"/>
            </w:tabs>
            <w:rPr>
              <w:rFonts w:eastAsiaTheme="minorEastAsia"/>
              <w:noProof/>
              <w:lang w:eastAsia="fr-FR"/>
            </w:rPr>
          </w:pPr>
          <w:hyperlink w:anchor="_Toc11178098" w:history="1">
            <w:r w:rsidR="003B129F" w:rsidRPr="00822F3E">
              <w:rPr>
                <w:rStyle w:val="Lienhypertexte"/>
                <w:noProof/>
              </w:rPr>
              <w:t>1-</w:t>
            </w:r>
            <w:r w:rsidR="003B129F">
              <w:rPr>
                <w:rFonts w:eastAsiaTheme="minorEastAsia"/>
                <w:noProof/>
                <w:lang w:eastAsia="fr-FR"/>
              </w:rPr>
              <w:tab/>
            </w:r>
            <w:r w:rsidR="003B129F" w:rsidRPr="00822F3E">
              <w:rPr>
                <w:rStyle w:val="Lienhypertexte"/>
                <w:noProof/>
              </w:rPr>
              <w:t>Réflexions</w:t>
            </w:r>
            <w:r w:rsidR="003B129F">
              <w:rPr>
                <w:noProof/>
                <w:webHidden/>
              </w:rPr>
              <w:tab/>
            </w:r>
            <w:r w:rsidR="003B129F">
              <w:rPr>
                <w:noProof/>
                <w:webHidden/>
              </w:rPr>
              <w:fldChar w:fldCharType="begin"/>
            </w:r>
            <w:r w:rsidR="003B129F">
              <w:rPr>
                <w:noProof/>
                <w:webHidden/>
              </w:rPr>
              <w:instrText xml:space="preserve"> PAGEREF _Toc11178098 \h </w:instrText>
            </w:r>
            <w:r w:rsidR="003B129F">
              <w:rPr>
                <w:noProof/>
                <w:webHidden/>
              </w:rPr>
            </w:r>
            <w:r w:rsidR="003B129F">
              <w:rPr>
                <w:noProof/>
                <w:webHidden/>
              </w:rPr>
              <w:fldChar w:fldCharType="separate"/>
            </w:r>
            <w:r w:rsidR="003B129F">
              <w:rPr>
                <w:noProof/>
                <w:webHidden/>
              </w:rPr>
              <w:t>16</w:t>
            </w:r>
            <w:r w:rsidR="003B129F">
              <w:rPr>
                <w:noProof/>
                <w:webHidden/>
              </w:rPr>
              <w:fldChar w:fldCharType="end"/>
            </w:r>
          </w:hyperlink>
        </w:p>
        <w:p w14:paraId="4B621894" w14:textId="03EDDD78" w:rsidR="003B129F" w:rsidRDefault="000D7154">
          <w:pPr>
            <w:pStyle w:val="TM3"/>
            <w:tabs>
              <w:tab w:val="right" w:leader="dot" w:pos="9062"/>
            </w:tabs>
            <w:rPr>
              <w:rFonts w:eastAsiaTheme="minorEastAsia"/>
              <w:noProof/>
              <w:lang w:eastAsia="fr-FR"/>
            </w:rPr>
          </w:pPr>
          <w:hyperlink w:anchor="_Toc11178099" w:history="1">
            <w:r w:rsidR="003B129F" w:rsidRPr="00822F3E">
              <w:rPr>
                <w:rStyle w:val="Lienhypertexte"/>
                <w:noProof/>
              </w:rPr>
              <w:t>Principe d’odométrie, Filtre de Kalman et algorithme de SLAM</w:t>
            </w:r>
            <w:r w:rsidR="003B129F">
              <w:rPr>
                <w:noProof/>
                <w:webHidden/>
              </w:rPr>
              <w:tab/>
            </w:r>
            <w:r w:rsidR="003B129F">
              <w:rPr>
                <w:noProof/>
                <w:webHidden/>
              </w:rPr>
              <w:fldChar w:fldCharType="begin"/>
            </w:r>
            <w:r w:rsidR="003B129F">
              <w:rPr>
                <w:noProof/>
                <w:webHidden/>
              </w:rPr>
              <w:instrText xml:space="preserve"> PAGEREF _Toc11178099 \h </w:instrText>
            </w:r>
            <w:r w:rsidR="003B129F">
              <w:rPr>
                <w:noProof/>
                <w:webHidden/>
              </w:rPr>
            </w:r>
            <w:r w:rsidR="003B129F">
              <w:rPr>
                <w:noProof/>
                <w:webHidden/>
              </w:rPr>
              <w:fldChar w:fldCharType="separate"/>
            </w:r>
            <w:r w:rsidR="003B129F">
              <w:rPr>
                <w:noProof/>
                <w:webHidden/>
              </w:rPr>
              <w:t>16</w:t>
            </w:r>
            <w:r w:rsidR="003B129F">
              <w:rPr>
                <w:noProof/>
                <w:webHidden/>
              </w:rPr>
              <w:fldChar w:fldCharType="end"/>
            </w:r>
          </w:hyperlink>
        </w:p>
        <w:p w14:paraId="0D55C5FA" w14:textId="6A9690C8" w:rsidR="003B129F" w:rsidRDefault="000D7154">
          <w:pPr>
            <w:pStyle w:val="TM2"/>
            <w:tabs>
              <w:tab w:val="left" w:pos="660"/>
              <w:tab w:val="right" w:leader="dot" w:pos="9062"/>
            </w:tabs>
            <w:rPr>
              <w:rFonts w:eastAsiaTheme="minorEastAsia"/>
              <w:noProof/>
              <w:lang w:eastAsia="fr-FR"/>
            </w:rPr>
          </w:pPr>
          <w:hyperlink w:anchor="_Toc11178100" w:history="1">
            <w:r w:rsidR="003B129F" w:rsidRPr="00822F3E">
              <w:rPr>
                <w:rStyle w:val="Lienhypertexte"/>
                <w:noProof/>
              </w:rPr>
              <w:t>2-</w:t>
            </w:r>
            <w:r w:rsidR="003B129F">
              <w:rPr>
                <w:rFonts w:eastAsiaTheme="minorEastAsia"/>
                <w:noProof/>
                <w:lang w:eastAsia="fr-FR"/>
              </w:rPr>
              <w:tab/>
            </w:r>
            <w:r w:rsidR="003B129F" w:rsidRPr="00822F3E">
              <w:rPr>
                <w:rStyle w:val="Lienhypertexte"/>
                <w:noProof/>
              </w:rPr>
              <w:t>Perspectives</w:t>
            </w:r>
            <w:r w:rsidR="003B129F">
              <w:rPr>
                <w:noProof/>
                <w:webHidden/>
              </w:rPr>
              <w:tab/>
            </w:r>
            <w:r w:rsidR="003B129F">
              <w:rPr>
                <w:noProof/>
                <w:webHidden/>
              </w:rPr>
              <w:fldChar w:fldCharType="begin"/>
            </w:r>
            <w:r w:rsidR="003B129F">
              <w:rPr>
                <w:noProof/>
                <w:webHidden/>
              </w:rPr>
              <w:instrText xml:space="preserve"> PAGEREF _Toc11178100 \h </w:instrText>
            </w:r>
            <w:r w:rsidR="003B129F">
              <w:rPr>
                <w:noProof/>
                <w:webHidden/>
              </w:rPr>
            </w:r>
            <w:r w:rsidR="003B129F">
              <w:rPr>
                <w:noProof/>
                <w:webHidden/>
              </w:rPr>
              <w:fldChar w:fldCharType="separate"/>
            </w:r>
            <w:r w:rsidR="003B129F">
              <w:rPr>
                <w:noProof/>
                <w:webHidden/>
              </w:rPr>
              <w:t>18</w:t>
            </w:r>
            <w:r w:rsidR="003B129F">
              <w:rPr>
                <w:noProof/>
                <w:webHidden/>
              </w:rPr>
              <w:fldChar w:fldCharType="end"/>
            </w:r>
          </w:hyperlink>
        </w:p>
        <w:p w14:paraId="2E98C3FD" w14:textId="5B96EF1A" w:rsidR="003B129F" w:rsidRDefault="000D7154">
          <w:pPr>
            <w:pStyle w:val="TM1"/>
            <w:tabs>
              <w:tab w:val="right" w:leader="dot" w:pos="9062"/>
            </w:tabs>
            <w:rPr>
              <w:rFonts w:eastAsiaTheme="minorEastAsia"/>
              <w:noProof/>
              <w:lang w:eastAsia="fr-FR"/>
            </w:rPr>
          </w:pPr>
          <w:hyperlink w:anchor="_Toc11178101" w:history="1">
            <w:r w:rsidR="003B129F" w:rsidRPr="00822F3E">
              <w:rPr>
                <w:rStyle w:val="Lienhypertexte"/>
                <w:noProof/>
              </w:rPr>
              <w:t>ANNEXE 1 : POSITION DES CAPTEURS</w:t>
            </w:r>
            <w:r w:rsidR="003B129F">
              <w:rPr>
                <w:noProof/>
                <w:webHidden/>
              </w:rPr>
              <w:tab/>
            </w:r>
            <w:r w:rsidR="003B129F">
              <w:rPr>
                <w:noProof/>
                <w:webHidden/>
              </w:rPr>
              <w:fldChar w:fldCharType="begin"/>
            </w:r>
            <w:r w:rsidR="003B129F">
              <w:rPr>
                <w:noProof/>
                <w:webHidden/>
              </w:rPr>
              <w:instrText xml:space="preserve"> PAGEREF _Toc11178101 \h </w:instrText>
            </w:r>
            <w:r w:rsidR="003B129F">
              <w:rPr>
                <w:noProof/>
                <w:webHidden/>
              </w:rPr>
            </w:r>
            <w:r w:rsidR="003B129F">
              <w:rPr>
                <w:noProof/>
                <w:webHidden/>
              </w:rPr>
              <w:fldChar w:fldCharType="separate"/>
            </w:r>
            <w:r w:rsidR="003B129F">
              <w:rPr>
                <w:noProof/>
                <w:webHidden/>
              </w:rPr>
              <w:t>19</w:t>
            </w:r>
            <w:r w:rsidR="003B129F">
              <w:rPr>
                <w:noProof/>
                <w:webHidden/>
              </w:rPr>
              <w:fldChar w:fldCharType="end"/>
            </w:r>
          </w:hyperlink>
        </w:p>
        <w:p w14:paraId="35A39548" w14:textId="15AF188B" w:rsidR="003B129F" w:rsidRDefault="000D7154">
          <w:pPr>
            <w:pStyle w:val="TM1"/>
            <w:tabs>
              <w:tab w:val="right" w:leader="dot" w:pos="9062"/>
            </w:tabs>
            <w:rPr>
              <w:rFonts w:eastAsiaTheme="minorEastAsia"/>
              <w:noProof/>
              <w:lang w:eastAsia="fr-FR"/>
            </w:rPr>
          </w:pPr>
          <w:hyperlink w:anchor="_Toc11178102" w:history="1">
            <w:r w:rsidR="003B129F" w:rsidRPr="00822F3E">
              <w:rPr>
                <w:rStyle w:val="Lienhypertexte"/>
                <w:noProof/>
              </w:rPr>
              <w:t>ANNEXE 2 : PIECES INKSCAPE</w:t>
            </w:r>
            <w:r w:rsidR="003B129F">
              <w:rPr>
                <w:noProof/>
                <w:webHidden/>
              </w:rPr>
              <w:tab/>
            </w:r>
            <w:r w:rsidR="003B129F">
              <w:rPr>
                <w:noProof/>
                <w:webHidden/>
              </w:rPr>
              <w:fldChar w:fldCharType="begin"/>
            </w:r>
            <w:r w:rsidR="003B129F">
              <w:rPr>
                <w:noProof/>
                <w:webHidden/>
              </w:rPr>
              <w:instrText xml:space="preserve"> PAGEREF _Toc11178102 \h </w:instrText>
            </w:r>
            <w:r w:rsidR="003B129F">
              <w:rPr>
                <w:noProof/>
                <w:webHidden/>
              </w:rPr>
            </w:r>
            <w:r w:rsidR="003B129F">
              <w:rPr>
                <w:noProof/>
                <w:webHidden/>
              </w:rPr>
              <w:fldChar w:fldCharType="separate"/>
            </w:r>
            <w:r w:rsidR="003B129F">
              <w:rPr>
                <w:noProof/>
                <w:webHidden/>
              </w:rPr>
              <w:t>21</w:t>
            </w:r>
            <w:r w:rsidR="003B129F">
              <w:rPr>
                <w:noProof/>
                <w:webHidden/>
              </w:rPr>
              <w:fldChar w:fldCharType="end"/>
            </w:r>
          </w:hyperlink>
        </w:p>
        <w:p w14:paraId="5FA2B2DC" w14:textId="3B924B00" w:rsidR="003B129F" w:rsidRDefault="000D7154">
          <w:pPr>
            <w:pStyle w:val="TM1"/>
            <w:tabs>
              <w:tab w:val="right" w:leader="dot" w:pos="9062"/>
            </w:tabs>
            <w:rPr>
              <w:rFonts w:eastAsiaTheme="minorEastAsia"/>
              <w:noProof/>
              <w:lang w:eastAsia="fr-FR"/>
            </w:rPr>
          </w:pPr>
          <w:hyperlink w:anchor="_Toc11178103" w:history="1">
            <w:r w:rsidR="003B129F" w:rsidRPr="00822F3E">
              <w:rPr>
                <w:rStyle w:val="Lienhypertexte"/>
                <w:noProof/>
              </w:rPr>
              <w:t>ANNEXE 3 : TEST 1 CAPTEUR</w:t>
            </w:r>
            <w:r w:rsidR="003B129F">
              <w:rPr>
                <w:noProof/>
                <w:webHidden/>
              </w:rPr>
              <w:tab/>
            </w:r>
            <w:r w:rsidR="003B129F">
              <w:rPr>
                <w:noProof/>
                <w:webHidden/>
              </w:rPr>
              <w:fldChar w:fldCharType="begin"/>
            </w:r>
            <w:r w:rsidR="003B129F">
              <w:rPr>
                <w:noProof/>
                <w:webHidden/>
              </w:rPr>
              <w:instrText xml:space="preserve"> PAGEREF _Toc11178103 \h </w:instrText>
            </w:r>
            <w:r w:rsidR="003B129F">
              <w:rPr>
                <w:noProof/>
                <w:webHidden/>
              </w:rPr>
            </w:r>
            <w:r w:rsidR="003B129F">
              <w:rPr>
                <w:noProof/>
                <w:webHidden/>
              </w:rPr>
              <w:fldChar w:fldCharType="separate"/>
            </w:r>
            <w:r w:rsidR="003B129F">
              <w:rPr>
                <w:noProof/>
                <w:webHidden/>
              </w:rPr>
              <w:t>22</w:t>
            </w:r>
            <w:r w:rsidR="003B129F">
              <w:rPr>
                <w:noProof/>
                <w:webHidden/>
              </w:rPr>
              <w:fldChar w:fldCharType="end"/>
            </w:r>
          </w:hyperlink>
        </w:p>
        <w:p w14:paraId="7FB49B9A" w14:textId="2DEE57A6" w:rsidR="003B129F" w:rsidRDefault="000D7154">
          <w:pPr>
            <w:pStyle w:val="TM1"/>
            <w:tabs>
              <w:tab w:val="right" w:leader="dot" w:pos="9062"/>
            </w:tabs>
            <w:rPr>
              <w:rFonts w:eastAsiaTheme="minorEastAsia"/>
              <w:noProof/>
              <w:lang w:eastAsia="fr-FR"/>
            </w:rPr>
          </w:pPr>
          <w:hyperlink w:anchor="_Toc11178104" w:history="1">
            <w:r w:rsidR="003B129F" w:rsidRPr="00822F3E">
              <w:rPr>
                <w:rStyle w:val="Lienhypertexte"/>
                <w:noProof/>
              </w:rPr>
              <w:t>ANNEXE 4 : TEST 3 CAPTEURS</w:t>
            </w:r>
            <w:r w:rsidR="003B129F">
              <w:rPr>
                <w:noProof/>
                <w:webHidden/>
              </w:rPr>
              <w:tab/>
            </w:r>
            <w:r w:rsidR="003B129F">
              <w:rPr>
                <w:noProof/>
                <w:webHidden/>
              </w:rPr>
              <w:fldChar w:fldCharType="begin"/>
            </w:r>
            <w:r w:rsidR="003B129F">
              <w:rPr>
                <w:noProof/>
                <w:webHidden/>
              </w:rPr>
              <w:instrText xml:space="preserve"> PAGEREF _Toc11178104 \h </w:instrText>
            </w:r>
            <w:r w:rsidR="003B129F">
              <w:rPr>
                <w:noProof/>
                <w:webHidden/>
              </w:rPr>
            </w:r>
            <w:r w:rsidR="003B129F">
              <w:rPr>
                <w:noProof/>
                <w:webHidden/>
              </w:rPr>
              <w:fldChar w:fldCharType="separate"/>
            </w:r>
            <w:r w:rsidR="003B129F">
              <w:rPr>
                <w:noProof/>
                <w:webHidden/>
              </w:rPr>
              <w:t>22</w:t>
            </w:r>
            <w:r w:rsidR="003B129F">
              <w:rPr>
                <w:noProof/>
                <w:webHidden/>
              </w:rPr>
              <w:fldChar w:fldCharType="end"/>
            </w:r>
          </w:hyperlink>
        </w:p>
        <w:p w14:paraId="4EC2628C" w14:textId="28C5D511" w:rsidR="003B129F" w:rsidRDefault="000D7154">
          <w:pPr>
            <w:pStyle w:val="TM1"/>
            <w:tabs>
              <w:tab w:val="right" w:leader="dot" w:pos="9062"/>
            </w:tabs>
            <w:rPr>
              <w:rFonts w:eastAsiaTheme="minorEastAsia"/>
              <w:noProof/>
              <w:lang w:eastAsia="fr-FR"/>
            </w:rPr>
          </w:pPr>
          <w:hyperlink w:anchor="_Toc11178105" w:history="1">
            <w:r w:rsidR="003B129F" w:rsidRPr="00822F3E">
              <w:rPr>
                <w:rStyle w:val="Lienhypertexte"/>
                <w:noProof/>
              </w:rPr>
              <w:t>ANNEXE 5 : MOTEURS ET CAPTEURS</w:t>
            </w:r>
            <w:r w:rsidR="003B129F">
              <w:rPr>
                <w:noProof/>
                <w:webHidden/>
              </w:rPr>
              <w:tab/>
            </w:r>
            <w:r w:rsidR="003B129F">
              <w:rPr>
                <w:noProof/>
                <w:webHidden/>
              </w:rPr>
              <w:fldChar w:fldCharType="begin"/>
            </w:r>
            <w:r w:rsidR="003B129F">
              <w:rPr>
                <w:noProof/>
                <w:webHidden/>
              </w:rPr>
              <w:instrText xml:space="preserve"> PAGEREF _Toc11178105 \h </w:instrText>
            </w:r>
            <w:r w:rsidR="003B129F">
              <w:rPr>
                <w:noProof/>
                <w:webHidden/>
              </w:rPr>
            </w:r>
            <w:r w:rsidR="003B129F">
              <w:rPr>
                <w:noProof/>
                <w:webHidden/>
              </w:rPr>
              <w:fldChar w:fldCharType="separate"/>
            </w:r>
            <w:r w:rsidR="003B129F">
              <w:rPr>
                <w:noProof/>
                <w:webHidden/>
              </w:rPr>
              <w:t>22</w:t>
            </w:r>
            <w:r w:rsidR="003B129F">
              <w:rPr>
                <w:noProof/>
                <w:webHidden/>
              </w:rPr>
              <w:fldChar w:fldCharType="end"/>
            </w:r>
          </w:hyperlink>
        </w:p>
        <w:p w14:paraId="124B7B97" w14:textId="7253C96E" w:rsidR="003B129F" w:rsidRDefault="000D7154">
          <w:pPr>
            <w:pStyle w:val="TM1"/>
            <w:tabs>
              <w:tab w:val="right" w:leader="dot" w:pos="9062"/>
            </w:tabs>
            <w:rPr>
              <w:rFonts w:eastAsiaTheme="minorEastAsia"/>
              <w:noProof/>
              <w:lang w:eastAsia="fr-FR"/>
            </w:rPr>
          </w:pPr>
          <w:hyperlink w:anchor="_Toc11178106" w:history="1">
            <w:r w:rsidR="003B129F" w:rsidRPr="00822F3E">
              <w:rPr>
                <w:rStyle w:val="Lienhypertexte"/>
                <w:noProof/>
              </w:rPr>
              <w:t>ANNEXE 6 : DEPLACEMENTS V1</w:t>
            </w:r>
            <w:r w:rsidR="003B129F">
              <w:rPr>
                <w:noProof/>
                <w:webHidden/>
              </w:rPr>
              <w:tab/>
            </w:r>
            <w:r w:rsidR="003B129F">
              <w:rPr>
                <w:noProof/>
                <w:webHidden/>
              </w:rPr>
              <w:fldChar w:fldCharType="begin"/>
            </w:r>
            <w:r w:rsidR="003B129F">
              <w:rPr>
                <w:noProof/>
                <w:webHidden/>
              </w:rPr>
              <w:instrText xml:space="preserve"> PAGEREF _Toc11178106 \h </w:instrText>
            </w:r>
            <w:r w:rsidR="003B129F">
              <w:rPr>
                <w:noProof/>
                <w:webHidden/>
              </w:rPr>
            </w:r>
            <w:r w:rsidR="003B129F">
              <w:rPr>
                <w:noProof/>
                <w:webHidden/>
              </w:rPr>
              <w:fldChar w:fldCharType="separate"/>
            </w:r>
            <w:r w:rsidR="003B129F">
              <w:rPr>
                <w:noProof/>
                <w:webHidden/>
              </w:rPr>
              <w:t>22</w:t>
            </w:r>
            <w:r w:rsidR="003B129F">
              <w:rPr>
                <w:noProof/>
                <w:webHidden/>
              </w:rPr>
              <w:fldChar w:fldCharType="end"/>
            </w:r>
          </w:hyperlink>
        </w:p>
        <w:p w14:paraId="74D10474" w14:textId="4713993C" w:rsidR="003B129F" w:rsidRDefault="000D7154">
          <w:pPr>
            <w:pStyle w:val="TM1"/>
            <w:tabs>
              <w:tab w:val="right" w:leader="dot" w:pos="9062"/>
            </w:tabs>
            <w:rPr>
              <w:rFonts w:eastAsiaTheme="minorEastAsia"/>
              <w:noProof/>
              <w:lang w:eastAsia="fr-FR"/>
            </w:rPr>
          </w:pPr>
          <w:hyperlink w:anchor="_Toc11178107" w:history="1">
            <w:r w:rsidR="003B129F" w:rsidRPr="00822F3E">
              <w:rPr>
                <w:rStyle w:val="Lienhypertexte"/>
                <w:noProof/>
              </w:rPr>
              <w:t>ANNEXE 7 : DEPLACEMENTS V2</w:t>
            </w:r>
            <w:r w:rsidR="003B129F">
              <w:rPr>
                <w:noProof/>
                <w:webHidden/>
              </w:rPr>
              <w:tab/>
            </w:r>
            <w:r w:rsidR="003B129F">
              <w:rPr>
                <w:noProof/>
                <w:webHidden/>
              </w:rPr>
              <w:fldChar w:fldCharType="begin"/>
            </w:r>
            <w:r w:rsidR="003B129F">
              <w:rPr>
                <w:noProof/>
                <w:webHidden/>
              </w:rPr>
              <w:instrText xml:space="preserve"> PAGEREF _Toc11178107 \h </w:instrText>
            </w:r>
            <w:r w:rsidR="003B129F">
              <w:rPr>
                <w:noProof/>
                <w:webHidden/>
              </w:rPr>
            </w:r>
            <w:r w:rsidR="003B129F">
              <w:rPr>
                <w:noProof/>
                <w:webHidden/>
              </w:rPr>
              <w:fldChar w:fldCharType="separate"/>
            </w:r>
            <w:r w:rsidR="003B129F">
              <w:rPr>
                <w:noProof/>
                <w:webHidden/>
              </w:rPr>
              <w:t>22</w:t>
            </w:r>
            <w:r w:rsidR="003B129F">
              <w:rPr>
                <w:noProof/>
                <w:webHidden/>
              </w:rPr>
              <w:fldChar w:fldCharType="end"/>
            </w:r>
          </w:hyperlink>
        </w:p>
        <w:p w14:paraId="4E6224CD" w14:textId="4E2E68FC" w:rsidR="00912AE8" w:rsidRPr="00097215" w:rsidRDefault="00912AE8" w:rsidP="00CF314F">
          <w:pPr>
            <w:jc w:val="both"/>
            <w:outlineLvl w:val="2"/>
            <w:rPr>
              <w:rFonts w:asciiTheme="majorHAnsi" w:hAnsiTheme="majorHAnsi"/>
            </w:rPr>
          </w:pPr>
          <w:r w:rsidRPr="00097215">
            <w:rPr>
              <w:rFonts w:asciiTheme="majorHAnsi" w:hAnsiTheme="majorHAnsi"/>
              <w:b/>
              <w:bCs/>
            </w:rPr>
            <w:fldChar w:fldCharType="end"/>
          </w:r>
        </w:p>
      </w:sdtContent>
    </w:sdt>
    <w:p w14:paraId="36160241" w14:textId="3AD0B7ED" w:rsidR="008F6277" w:rsidRPr="00097215" w:rsidRDefault="008F6277" w:rsidP="008147BD">
      <w:pPr>
        <w:pStyle w:val="Titre1"/>
        <w:numPr>
          <w:ilvl w:val="0"/>
          <w:numId w:val="1"/>
        </w:numPr>
        <w:jc w:val="both"/>
      </w:pPr>
      <w:bookmarkStart w:id="2" w:name="_Toc11178078"/>
      <w:r w:rsidRPr="00097215">
        <w:lastRenderedPageBreak/>
        <w:t>Introduction</w:t>
      </w:r>
      <w:bookmarkEnd w:id="2"/>
    </w:p>
    <w:p w14:paraId="742CCF0B" w14:textId="77777777" w:rsidR="00633343" w:rsidRPr="00097215" w:rsidRDefault="00633343" w:rsidP="00856F1B">
      <w:pPr>
        <w:spacing w:after="0"/>
        <w:rPr>
          <w:rFonts w:asciiTheme="majorHAnsi" w:hAnsiTheme="majorHAnsi"/>
        </w:rPr>
      </w:pPr>
    </w:p>
    <w:p w14:paraId="62B49D3E" w14:textId="093CB727" w:rsidR="00FA5789" w:rsidRPr="00097215" w:rsidRDefault="00FA5789" w:rsidP="00856F1B">
      <w:pPr>
        <w:spacing w:after="0"/>
        <w:rPr>
          <w:rFonts w:asciiTheme="majorHAnsi" w:hAnsiTheme="majorHAnsi"/>
        </w:rPr>
      </w:pPr>
      <w:r w:rsidRPr="00097215">
        <w:rPr>
          <w:rFonts w:asciiTheme="majorHAnsi" w:hAnsiTheme="majorHAnsi"/>
        </w:rPr>
        <w:t xml:space="preserve">Ce TER s’inscrit dans un projet de robot explorateur capable de détecter et éviter des obstacles. L’objectif principal était d’implémenter une version de l’algorithme A* sur Arduino. Or une redéfinition du sujet </w:t>
      </w:r>
      <w:r w:rsidR="00633343" w:rsidRPr="00097215">
        <w:rPr>
          <w:rFonts w:asciiTheme="majorHAnsi" w:hAnsiTheme="majorHAnsi"/>
        </w:rPr>
        <w:t>a</w:t>
      </w:r>
      <w:r w:rsidRPr="00097215">
        <w:rPr>
          <w:rFonts w:asciiTheme="majorHAnsi" w:hAnsiTheme="majorHAnsi"/>
        </w:rPr>
        <w:t xml:space="preserve"> été effectuée. En effet, au vu du temps imparti</w:t>
      </w:r>
      <w:r w:rsidR="00C61BE0" w:rsidRPr="00097215">
        <w:rPr>
          <w:rFonts w:asciiTheme="majorHAnsi" w:hAnsiTheme="majorHAnsi"/>
        </w:rPr>
        <w:t xml:space="preserve">, </w:t>
      </w:r>
      <w:r w:rsidRPr="00097215">
        <w:rPr>
          <w:rFonts w:asciiTheme="majorHAnsi" w:hAnsiTheme="majorHAnsi"/>
        </w:rPr>
        <w:t>de la pertinence</w:t>
      </w:r>
      <w:r w:rsidR="00C61BE0" w:rsidRPr="00097215">
        <w:rPr>
          <w:rFonts w:asciiTheme="majorHAnsi" w:hAnsiTheme="majorHAnsi"/>
        </w:rPr>
        <w:t xml:space="preserve"> et faisabilité</w:t>
      </w:r>
      <w:r w:rsidRPr="00097215">
        <w:rPr>
          <w:rFonts w:asciiTheme="majorHAnsi" w:hAnsiTheme="majorHAnsi"/>
        </w:rPr>
        <w:t xml:space="preserve"> du sujet, nous avons été </w:t>
      </w:r>
      <w:r w:rsidR="00C61BE0" w:rsidRPr="00097215">
        <w:rPr>
          <w:rFonts w:asciiTheme="majorHAnsi" w:hAnsiTheme="majorHAnsi"/>
        </w:rPr>
        <w:t>amenés</w:t>
      </w:r>
      <w:r w:rsidRPr="00097215">
        <w:rPr>
          <w:rFonts w:asciiTheme="majorHAnsi" w:hAnsiTheme="majorHAnsi"/>
        </w:rPr>
        <w:t xml:space="preserve"> à créer un robot explorateur </w:t>
      </w:r>
      <w:r w:rsidR="00FE0E2A" w:rsidRPr="00097215">
        <w:rPr>
          <w:rFonts w:asciiTheme="majorHAnsi" w:hAnsiTheme="majorHAnsi"/>
        </w:rPr>
        <w:t xml:space="preserve">et </w:t>
      </w:r>
      <w:r w:rsidR="007B4D5B" w:rsidRPr="00097215">
        <w:rPr>
          <w:rFonts w:asciiTheme="majorHAnsi" w:hAnsiTheme="majorHAnsi"/>
        </w:rPr>
        <w:t xml:space="preserve">commencer un </w:t>
      </w:r>
      <w:r w:rsidR="00FE0E2A" w:rsidRPr="00097215">
        <w:rPr>
          <w:rFonts w:asciiTheme="majorHAnsi" w:hAnsiTheme="majorHAnsi"/>
        </w:rPr>
        <w:t>trava</w:t>
      </w:r>
      <w:r w:rsidR="007B4D5B" w:rsidRPr="00097215">
        <w:rPr>
          <w:rFonts w:asciiTheme="majorHAnsi" w:hAnsiTheme="majorHAnsi"/>
        </w:rPr>
        <w:t>il</w:t>
      </w:r>
      <w:r w:rsidR="00FE0E2A" w:rsidRPr="00097215">
        <w:rPr>
          <w:rFonts w:asciiTheme="majorHAnsi" w:hAnsiTheme="majorHAnsi"/>
        </w:rPr>
        <w:t xml:space="preserve"> sur la localisation du robot et la cartographie de l’espace</w:t>
      </w:r>
      <w:r w:rsidRPr="00097215">
        <w:rPr>
          <w:rFonts w:asciiTheme="majorHAnsi" w:hAnsiTheme="majorHAnsi"/>
        </w:rPr>
        <w:t>.</w:t>
      </w:r>
    </w:p>
    <w:p w14:paraId="6CDCA235" w14:textId="77777777" w:rsidR="00C61BE0" w:rsidRPr="00097215" w:rsidRDefault="00C61BE0" w:rsidP="00856F1B">
      <w:pPr>
        <w:spacing w:after="0"/>
        <w:rPr>
          <w:rFonts w:asciiTheme="majorHAnsi" w:hAnsiTheme="majorHAnsi"/>
        </w:rPr>
      </w:pPr>
    </w:p>
    <w:p w14:paraId="3F66B1BA" w14:textId="46C60FE1" w:rsidR="00C61BE0" w:rsidRPr="00097215" w:rsidRDefault="00C61BE0" w:rsidP="00856F1B">
      <w:pPr>
        <w:spacing w:after="0"/>
        <w:rPr>
          <w:rFonts w:asciiTheme="majorHAnsi" w:hAnsiTheme="majorHAnsi"/>
        </w:rPr>
      </w:pPr>
      <w:r w:rsidRPr="00097215">
        <w:rPr>
          <w:rFonts w:asciiTheme="majorHAnsi" w:hAnsiTheme="majorHAnsi"/>
        </w:rPr>
        <w:t>Notre groupe est composé de Yacine Lotfi, Chloé Maccarinelli et Pierre Marion et a été encadré par Madame Pelleau.</w:t>
      </w:r>
    </w:p>
    <w:p w14:paraId="662B9C22" w14:textId="77777777" w:rsidR="00C61BE0" w:rsidRPr="00097215" w:rsidRDefault="00C61BE0" w:rsidP="00856F1B">
      <w:pPr>
        <w:spacing w:after="0"/>
        <w:rPr>
          <w:rFonts w:asciiTheme="majorHAnsi" w:hAnsiTheme="majorHAnsi"/>
        </w:rPr>
      </w:pPr>
    </w:p>
    <w:p w14:paraId="459D48D8" w14:textId="121232B3" w:rsidR="00C61BE0" w:rsidRPr="00097215" w:rsidRDefault="00C61BE0" w:rsidP="00856F1B">
      <w:pPr>
        <w:spacing w:after="0"/>
        <w:rPr>
          <w:rFonts w:asciiTheme="majorHAnsi" w:hAnsiTheme="majorHAnsi"/>
        </w:rPr>
      </w:pPr>
      <w:r w:rsidRPr="00097215">
        <w:rPr>
          <w:rFonts w:asciiTheme="majorHAnsi" w:hAnsiTheme="majorHAnsi"/>
        </w:rPr>
        <w:t>Dans ce rapport nous commencerons par d</w:t>
      </w:r>
      <w:r w:rsidR="00BE232D" w:rsidRPr="00097215">
        <w:rPr>
          <w:rFonts w:asciiTheme="majorHAnsi" w:hAnsiTheme="majorHAnsi"/>
        </w:rPr>
        <w:t>étailler</w:t>
      </w:r>
      <w:r w:rsidRPr="00097215">
        <w:rPr>
          <w:rFonts w:asciiTheme="majorHAnsi" w:hAnsiTheme="majorHAnsi"/>
        </w:rPr>
        <w:t xml:space="preserve"> les contraintes de départ ainsi que les outils utilisés puis nous dé</w:t>
      </w:r>
      <w:r w:rsidR="00BE232D" w:rsidRPr="00097215">
        <w:rPr>
          <w:rFonts w:asciiTheme="majorHAnsi" w:hAnsiTheme="majorHAnsi"/>
        </w:rPr>
        <w:t xml:space="preserve">crirons </w:t>
      </w:r>
      <w:r w:rsidRPr="00097215">
        <w:rPr>
          <w:rFonts w:asciiTheme="majorHAnsi" w:hAnsiTheme="majorHAnsi"/>
        </w:rPr>
        <w:t xml:space="preserve">les travaux effectués avant de conclure et d’évoquer les possibles améliorations. </w:t>
      </w:r>
    </w:p>
    <w:p w14:paraId="2DFA59B4" w14:textId="5A066325" w:rsidR="00C61BE0" w:rsidRDefault="00C61BE0" w:rsidP="008147BD">
      <w:pPr>
        <w:autoSpaceDE w:val="0"/>
        <w:autoSpaceDN w:val="0"/>
        <w:adjustRightInd w:val="0"/>
        <w:spacing w:after="0" w:line="240" w:lineRule="auto"/>
        <w:jc w:val="both"/>
        <w:rPr>
          <w:rFonts w:asciiTheme="majorHAnsi" w:hAnsiTheme="majorHAnsi"/>
        </w:rPr>
      </w:pPr>
    </w:p>
    <w:p w14:paraId="42166845" w14:textId="77777777" w:rsidR="002559F3" w:rsidRPr="00097215" w:rsidRDefault="002559F3" w:rsidP="008147BD">
      <w:pPr>
        <w:autoSpaceDE w:val="0"/>
        <w:autoSpaceDN w:val="0"/>
        <w:adjustRightInd w:val="0"/>
        <w:spacing w:after="0" w:line="240" w:lineRule="auto"/>
        <w:jc w:val="both"/>
        <w:rPr>
          <w:rFonts w:asciiTheme="majorHAnsi" w:hAnsiTheme="majorHAnsi"/>
        </w:rPr>
      </w:pPr>
    </w:p>
    <w:p w14:paraId="040AB79D" w14:textId="42A4F629" w:rsidR="008F6277" w:rsidRDefault="008F6277" w:rsidP="008147BD">
      <w:pPr>
        <w:pStyle w:val="Titre1"/>
        <w:numPr>
          <w:ilvl w:val="0"/>
          <w:numId w:val="1"/>
        </w:numPr>
        <w:jc w:val="both"/>
      </w:pPr>
      <w:bookmarkStart w:id="3" w:name="_Toc11178079"/>
      <w:r w:rsidRPr="00097215">
        <w:t>Etat de l’art</w:t>
      </w:r>
      <w:bookmarkEnd w:id="3"/>
    </w:p>
    <w:p w14:paraId="4D844C2D" w14:textId="77777777" w:rsidR="00FB4CBD" w:rsidRPr="00FB4CBD" w:rsidRDefault="00FB4CBD" w:rsidP="00FB4CBD"/>
    <w:p w14:paraId="0305FA38" w14:textId="3A8D97AC" w:rsidR="00AE4EBF" w:rsidRDefault="00885697" w:rsidP="00FB251A">
      <w:pPr>
        <w:rPr>
          <w:rFonts w:asciiTheme="majorHAnsi" w:hAnsiTheme="majorHAnsi"/>
        </w:rPr>
      </w:pPr>
      <w:r>
        <w:rPr>
          <w:rFonts w:asciiTheme="majorHAnsi" w:hAnsiTheme="majorHAnsi"/>
        </w:rPr>
        <w:t xml:space="preserve">L’idée principale du sujet est de créer un robot explorateur capable de détecter et éviter les obstacles. </w:t>
      </w:r>
      <w:r w:rsidR="00AE4EBF">
        <w:rPr>
          <w:rFonts w:asciiTheme="majorHAnsi" w:hAnsiTheme="majorHAnsi"/>
        </w:rPr>
        <w:t xml:space="preserve">Nous avons à notre disposition la référence d’un robot réalisé l’an dernier. </w:t>
      </w:r>
      <w:hyperlink r:id="rId12" w:history="1">
        <w:r w:rsidR="00AE4EBF" w:rsidRPr="00434DD2">
          <w:rPr>
            <w:rStyle w:val="Lienhypertexte"/>
            <w:rFonts w:asciiTheme="majorHAnsi" w:hAnsiTheme="majorHAnsi"/>
          </w:rPr>
          <w:t>https://github.com/master1-ifi-semestre2/TER</w:t>
        </w:r>
      </w:hyperlink>
      <w:r w:rsidR="00AE4EBF">
        <w:rPr>
          <w:rFonts w:asciiTheme="majorHAnsi" w:hAnsiTheme="majorHAnsi"/>
        </w:rPr>
        <w:t xml:space="preserve"> . Leur robot utilise </w:t>
      </w:r>
      <w:del w:id="4" w:author="Microsoft Office User" w:date="2019-06-12T09:21:00Z">
        <w:r w:rsidR="00AE4EBF" w:rsidDel="000D7154">
          <w:rPr>
            <w:rFonts w:asciiTheme="majorHAnsi" w:hAnsiTheme="majorHAnsi"/>
          </w:rPr>
          <w:delText xml:space="preserve">5 </w:delText>
        </w:r>
      </w:del>
      <w:ins w:id="5" w:author="Microsoft Office User" w:date="2019-06-12T09:21:00Z">
        <w:r w:rsidR="000D7154">
          <w:rPr>
            <w:rFonts w:asciiTheme="majorHAnsi" w:hAnsiTheme="majorHAnsi"/>
          </w:rPr>
          <w:t xml:space="preserve">6 </w:t>
        </w:r>
      </w:ins>
      <w:r w:rsidR="00AE4EBF">
        <w:rPr>
          <w:rFonts w:asciiTheme="majorHAnsi" w:hAnsiTheme="majorHAnsi"/>
        </w:rPr>
        <w:t>capteurs ultrasons</w:t>
      </w:r>
      <w:r w:rsidR="00991E6F">
        <w:rPr>
          <w:rFonts w:asciiTheme="majorHAnsi" w:hAnsiTheme="majorHAnsi"/>
        </w:rPr>
        <w:t>,</w:t>
      </w:r>
      <w:r w:rsidR="00AE4EBF">
        <w:rPr>
          <w:rFonts w:asciiTheme="majorHAnsi" w:hAnsiTheme="majorHAnsi"/>
        </w:rPr>
        <w:t xml:space="preserve"> une carte </w:t>
      </w:r>
      <w:r w:rsidR="002559F3">
        <w:rPr>
          <w:rFonts w:asciiTheme="majorHAnsi" w:hAnsiTheme="majorHAnsi"/>
        </w:rPr>
        <w:t>Arduino</w:t>
      </w:r>
      <w:r w:rsidR="00AE4EBF">
        <w:rPr>
          <w:rFonts w:asciiTheme="majorHAnsi" w:hAnsiTheme="majorHAnsi"/>
        </w:rPr>
        <w:t xml:space="preserve"> UNO et à un châssis sur mesure. </w:t>
      </w:r>
    </w:p>
    <w:p w14:paraId="5FD3EB79" w14:textId="319A7536" w:rsidR="00AE4EBF" w:rsidRDefault="00AE4EBF" w:rsidP="00FB251A">
      <w:pPr>
        <w:rPr>
          <w:rFonts w:asciiTheme="majorHAnsi" w:hAnsiTheme="majorHAnsi"/>
        </w:rPr>
      </w:pPr>
      <w:r>
        <w:rPr>
          <w:rFonts w:asciiTheme="majorHAnsi" w:hAnsiTheme="majorHAnsi"/>
        </w:rPr>
        <w:t>Nos contraintes :</w:t>
      </w:r>
    </w:p>
    <w:p w14:paraId="0D8F5E01" w14:textId="25396D8E" w:rsidR="00AE4EBF" w:rsidRDefault="00AE4EBF" w:rsidP="00AE4EBF">
      <w:pPr>
        <w:pStyle w:val="Paragraphedeliste"/>
        <w:numPr>
          <w:ilvl w:val="0"/>
          <w:numId w:val="27"/>
        </w:numPr>
        <w:rPr>
          <w:rFonts w:asciiTheme="majorHAnsi" w:hAnsiTheme="majorHAnsi"/>
        </w:rPr>
      </w:pPr>
      <w:r>
        <w:rPr>
          <w:rFonts w:asciiTheme="majorHAnsi" w:hAnsiTheme="majorHAnsi"/>
        </w:rPr>
        <w:t xml:space="preserve">1 carte </w:t>
      </w:r>
      <w:r w:rsidR="002559F3">
        <w:rPr>
          <w:rFonts w:asciiTheme="majorHAnsi" w:hAnsiTheme="majorHAnsi"/>
        </w:rPr>
        <w:t>Arduino</w:t>
      </w:r>
      <w:r>
        <w:rPr>
          <w:rFonts w:asciiTheme="majorHAnsi" w:hAnsiTheme="majorHAnsi"/>
        </w:rPr>
        <w:t xml:space="preserve"> Leonardo</w:t>
      </w:r>
    </w:p>
    <w:p w14:paraId="268F6A97" w14:textId="679CF643" w:rsidR="00AE4EBF" w:rsidRDefault="00AE4EBF" w:rsidP="00AE4EBF">
      <w:pPr>
        <w:pStyle w:val="Paragraphedeliste"/>
        <w:numPr>
          <w:ilvl w:val="0"/>
          <w:numId w:val="27"/>
        </w:numPr>
        <w:rPr>
          <w:rFonts w:asciiTheme="majorHAnsi" w:hAnsiTheme="majorHAnsi"/>
        </w:rPr>
      </w:pPr>
      <w:r>
        <w:rPr>
          <w:rFonts w:asciiTheme="majorHAnsi" w:hAnsiTheme="majorHAnsi"/>
        </w:rPr>
        <w:t xml:space="preserve"> 3 capteurs ultrasons</w:t>
      </w:r>
    </w:p>
    <w:p w14:paraId="0BA059EF" w14:textId="7ABBE0F0" w:rsidR="00AE4EBF" w:rsidRDefault="00AE4EBF" w:rsidP="00AE4EBF">
      <w:pPr>
        <w:pStyle w:val="Paragraphedeliste"/>
        <w:numPr>
          <w:ilvl w:val="0"/>
          <w:numId w:val="27"/>
        </w:numPr>
        <w:rPr>
          <w:rFonts w:asciiTheme="majorHAnsi" w:hAnsiTheme="majorHAnsi"/>
        </w:rPr>
      </w:pPr>
      <w:r>
        <w:rPr>
          <w:rFonts w:asciiTheme="majorHAnsi" w:hAnsiTheme="majorHAnsi"/>
        </w:rPr>
        <w:t>Un kit imposé pour le châssis</w:t>
      </w:r>
    </w:p>
    <w:p w14:paraId="0C1A2060" w14:textId="3D02C36F" w:rsidR="00AE4EBF" w:rsidRDefault="00472760" w:rsidP="00AE4EBF">
      <w:pPr>
        <w:rPr>
          <w:rFonts w:asciiTheme="majorHAnsi" w:hAnsiTheme="majorHAnsi"/>
        </w:rPr>
      </w:pPr>
      <w:r>
        <w:rPr>
          <w:rFonts w:asciiTheme="majorHAnsi" w:hAnsiTheme="majorHAnsi"/>
        </w:rPr>
        <w:t xml:space="preserve">Le sujet nous amène également à réfléchir sur la notion de cartographie et localisation simultanée. En d’autres termes, le robot doit être capable de construire une carte de son </w:t>
      </w:r>
      <w:r w:rsidR="00A6033F">
        <w:rPr>
          <w:rFonts w:asciiTheme="majorHAnsi" w:hAnsiTheme="majorHAnsi"/>
        </w:rPr>
        <w:t>environnement</w:t>
      </w:r>
      <w:r>
        <w:rPr>
          <w:rFonts w:asciiTheme="majorHAnsi" w:hAnsiTheme="majorHAnsi"/>
        </w:rPr>
        <w:t xml:space="preserve"> et de s’y localiser sans connaissances préalables.</w:t>
      </w:r>
      <w:r w:rsidR="00A6033F">
        <w:rPr>
          <w:rFonts w:asciiTheme="majorHAnsi" w:hAnsiTheme="majorHAnsi"/>
        </w:rPr>
        <w:t xml:space="preserve"> De nombreux travaux de recherches sont disponibles et nous en avons retenu un</w:t>
      </w:r>
      <w:r w:rsidR="00481EDF">
        <w:rPr>
          <w:rFonts w:asciiTheme="majorHAnsi" w:hAnsiTheme="majorHAnsi"/>
        </w:rPr>
        <w:t xml:space="preserve"> type d’algorithme</w:t>
      </w:r>
      <w:r w:rsidR="00A6033F">
        <w:rPr>
          <w:rFonts w:asciiTheme="majorHAnsi" w:hAnsiTheme="majorHAnsi"/>
        </w:rPr>
        <w:t xml:space="preserve"> en particulier : </w:t>
      </w:r>
    </w:p>
    <w:p w14:paraId="2F871807" w14:textId="50581581" w:rsidR="00A6033F" w:rsidRDefault="00A6033F" w:rsidP="00A6033F">
      <w:pPr>
        <w:pStyle w:val="Paragraphedeliste"/>
        <w:numPr>
          <w:ilvl w:val="0"/>
          <w:numId w:val="28"/>
        </w:numPr>
        <w:rPr>
          <w:rFonts w:asciiTheme="majorHAnsi" w:hAnsiTheme="majorHAnsi"/>
        </w:rPr>
      </w:pPr>
      <w:r w:rsidRPr="00A6033F">
        <w:rPr>
          <w:rFonts w:asciiTheme="majorHAnsi" w:hAnsiTheme="majorHAnsi"/>
        </w:rPr>
        <w:t>L’algorithme de</w:t>
      </w:r>
      <w:r w:rsidR="00481EDF">
        <w:rPr>
          <w:rFonts w:asciiTheme="majorHAnsi" w:hAnsiTheme="majorHAnsi"/>
        </w:rPr>
        <w:t xml:space="preserve"> type</w:t>
      </w:r>
      <w:r w:rsidRPr="00A6033F">
        <w:rPr>
          <w:rFonts w:asciiTheme="majorHAnsi" w:hAnsiTheme="majorHAnsi"/>
        </w:rPr>
        <w:t xml:space="preserve"> SLAM</w:t>
      </w:r>
    </w:p>
    <w:p w14:paraId="27D1698B" w14:textId="756F9154" w:rsidR="00481EDF" w:rsidRDefault="00481EDF" w:rsidP="00CD17C4">
      <w:pPr>
        <w:rPr>
          <w:rFonts w:asciiTheme="majorHAnsi" w:hAnsiTheme="majorHAnsi"/>
        </w:rPr>
      </w:pPr>
    </w:p>
    <w:p w14:paraId="54272EAA" w14:textId="7E360001" w:rsidR="002559F3" w:rsidRDefault="002559F3" w:rsidP="00CD17C4">
      <w:pPr>
        <w:rPr>
          <w:rFonts w:asciiTheme="majorHAnsi" w:hAnsiTheme="majorHAnsi"/>
        </w:rPr>
      </w:pPr>
    </w:p>
    <w:p w14:paraId="78AB14CE" w14:textId="564A1926" w:rsidR="002559F3" w:rsidRDefault="002559F3" w:rsidP="00CD17C4">
      <w:pPr>
        <w:rPr>
          <w:rFonts w:asciiTheme="majorHAnsi" w:hAnsiTheme="majorHAnsi"/>
        </w:rPr>
      </w:pPr>
    </w:p>
    <w:p w14:paraId="73B39973" w14:textId="4C12B807" w:rsidR="002559F3" w:rsidRDefault="002559F3" w:rsidP="00CD17C4">
      <w:pPr>
        <w:rPr>
          <w:rFonts w:asciiTheme="majorHAnsi" w:hAnsiTheme="majorHAnsi"/>
        </w:rPr>
      </w:pPr>
    </w:p>
    <w:p w14:paraId="052ACA13" w14:textId="5596F319" w:rsidR="002559F3" w:rsidRDefault="002559F3" w:rsidP="00CD17C4">
      <w:pPr>
        <w:rPr>
          <w:rFonts w:asciiTheme="majorHAnsi" w:hAnsiTheme="majorHAnsi"/>
        </w:rPr>
      </w:pPr>
    </w:p>
    <w:p w14:paraId="1AF8E8C4" w14:textId="77777777" w:rsidR="002559F3" w:rsidRDefault="002559F3" w:rsidP="00CD17C4">
      <w:pPr>
        <w:rPr>
          <w:rFonts w:asciiTheme="majorHAnsi" w:hAnsiTheme="majorHAnsi"/>
        </w:rPr>
      </w:pPr>
    </w:p>
    <w:p w14:paraId="4DA80CAC" w14:textId="0018F5DA" w:rsidR="0081588C" w:rsidRDefault="00CD17C4" w:rsidP="00CD17C4">
      <w:pPr>
        <w:rPr>
          <w:rFonts w:asciiTheme="majorHAnsi" w:hAnsiTheme="majorHAnsi"/>
        </w:rPr>
      </w:pPr>
      <w:r>
        <w:rPr>
          <w:rFonts w:asciiTheme="majorHAnsi" w:hAnsiTheme="majorHAnsi"/>
        </w:rPr>
        <w:lastRenderedPageBreak/>
        <w:t>L</w:t>
      </w:r>
      <w:r w:rsidR="00481EDF">
        <w:rPr>
          <w:rFonts w:asciiTheme="majorHAnsi" w:hAnsiTheme="majorHAnsi"/>
        </w:rPr>
        <w:t>es travaux de recherche</w:t>
      </w:r>
      <w:r w:rsidR="00C10EEB">
        <w:rPr>
          <w:rFonts w:asciiTheme="majorHAnsi" w:hAnsiTheme="majorHAnsi"/>
        </w:rPr>
        <w:t xml:space="preserve"> réalisés</w:t>
      </w:r>
      <w:r w:rsidR="00481EDF">
        <w:rPr>
          <w:rFonts w:asciiTheme="majorHAnsi" w:hAnsiTheme="majorHAnsi"/>
        </w:rPr>
        <w:t xml:space="preserve"> sur cet algorithme sont très nombreux et offre diverses versions du SLAM mais l’idée principale reste la même </w:t>
      </w:r>
      <w:r w:rsidR="00F25442">
        <w:rPr>
          <w:rFonts w:asciiTheme="majorHAnsi" w:hAnsiTheme="majorHAnsi"/>
        </w:rPr>
        <w:t>et se découpe en 4 étapes :</w:t>
      </w:r>
    </w:p>
    <w:p w14:paraId="7C9A7407" w14:textId="36F34D7B" w:rsidR="000A2FB9" w:rsidRPr="000A2FB9" w:rsidRDefault="000A2FB9" w:rsidP="0062112C">
      <w:pPr>
        <w:ind w:firstLine="708"/>
        <w:rPr>
          <w:rFonts w:asciiTheme="majorHAnsi" w:hAnsiTheme="majorHAnsi"/>
        </w:rPr>
      </w:pPr>
      <w:r w:rsidRPr="000A2FB9">
        <w:rPr>
          <w:rFonts w:asciiTheme="majorHAnsi" w:hAnsiTheme="majorHAnsi"/>
          <w:b/>
        </w:rPr>
        <w:t>Perception :</w:t>
      </w:r>
      <w:r w:rsidRPr="000A2FB9">
        <w:rPr>
          <w:rFonts w:asciiTheme="majorHAnsi" w:hAnsiTheme="majorHAnsi"/>
        </w:rPr>
        <w:t xml:space="preserve">  Fournir des données issues de capteurs (ultrasons, lasers,</w:t>
      </w:r>
      <w:ins w:id="6" w:author="Microsoft Office User" w:date="2019-06-12T09:22:00Z">
        <w:r w:rsidR="000D7154">
          <w:rPr>
            <w:rFonts w:asciiTheme="majorHAnsi" w:hAnsiTheme="majorHAnsi"/>
          </w:rPr>
          <w:t xml:space="preserve"> </w:t>
        </w:r>
      </w:ins>
      <w:r w:rsidRPr="000A2FB9">
        <w:rPr>
          <w:rFonts w:asciiTheme="majorHAnsi" w:hAnsiTheme="majorHAnsi"/>
        </w:rPr>
        <w:t>etc.) un ensemble d’observations de l’environnement qui constituent des amers</w:t>
      </w:r>
      <w:del w:id="7" w:author="Microsoft Office User" w:date="2019-06-12T09:22:00Z">
        <w:r w:rsidRPr="000A2FB9" w:rsidDel="000D7154">
          <w:rPr>
            <w:rFonts w:asciiTheme="majorHAnsi" w:hAnsiTheme="majorHAnsi"/>
          </w:rPr>
          <w:delText>.</w:delText>
        </w:r>
      </w:del>
      <w:r w:rsidRPr="000A2FB9">
        <w:rPr>
          <w:rFonts w:asciiTheme="majorHAnsi" w:hAnsiTheme="majorHAnsi"/>
        </w:rPr>
        <w:t xml:space="preserve"> (les obstacles par exemples)</w:t>
      </w:r>
      <w:ins w:id="8" w:author="Microsoft Office User" w:date="2019-06-12T09:22:00Z">
        <w:r w:rsidR="000D7154">
          <w:rPr>
            <w:rFonts w:asciiTheme="majorHAnsi" w:hAnsiTheme="majorHAnsi"/>
          </w:rPr>
          <w:t>.</w:t>
        </w:r>
      </w:ins>
    </w:p>
    <w:p w14:paraId="43933B28" w14:textId="6B6669A1" w:rsidR="000A2FB9" w:rsidRPr="000A2FB9" w:rsidRDefault="000A2FB9" w:rsidP="0062112C">
      <w:pPr>
        <w:ind w:firstLine="708"/>
        <w:rPr>
          <w:rFonts w:asciiTheme="majorHAnsi" w:hAnsiTheme="majorHAnsi"/>
        </w:rPr>
      </w:pPr>
      <w:r w:rsidRPr="000A2FB9">
        <w:rPr>
          <w:rFonts w:asciiTheme="majorHAnsi" w:hAnsiTheme="majorHAnsi"/>
          <w:b/>
        </w:rPr>
        <w:t>Association de données :</w:t>
      </w:r>
      <w:r>
        <w:rPr>
          <w:rFonts w:asciiTheme="majorHAnsi" w:hAnsiTheme="majorHAnsi"/>
        </w:rPr>
        <w:t xml:space="preserve"> </w:t>
      </w:r>
      <w:r w:rsidRPr="000A2FB9">
        <w:rPr>
          <w:rFonts w:asciiTheme="majorHAnsi" w:hAnsiTheme="majorHAnsi"/>
        </w:rPr>
        <w:t>Étant donné une observation, on doit décider si cette observation correspond à un amer déjà présent dans la carte, et de quel amer il s’agit, ou bien alors si c’est un nouvel amer à ajouter à la carte.</w:t>
      </w:r>
    </w:p>
    <w:p w14:paraId="77DAEF0C" w14:textId="7E6B09DD" w:rsidR="000A2FB9" w:rsidRPr="000A2FB9" w:rsidRDefault="000A2FB9" w:rsidP="0062112C">
      <w:pPr>
        <w:ind w:firstLine="708"/>
        <w:rPr>
          <w:rFonts w:asciiTheme="majorHAnsi" w:hAnsiTheme="majorHAnsi"/>
        </w:rPr>
      </w:pPr>
      <w:r w:rsidRPr="000A2FB9">
        <w:rPr>
          <w:rFonts w:asciiTheme="majorHAnsi" w:hAnsiTheme="majorHAnsi"/>
          <w:b/>
        </w:rPr>
        <w:t>Proprioception :</w:t>
      </w:r>
      <w:r w:rsidRPr="000A2FB9">
        <w:rPr>
          <w:rFonts w:asciiTheme="majorHAnsi" w:hAnsiTheme="majorHAnsi"/>
        </w:rPr>
        <w:t xml:space="preserve"> Des données internes au système qui renseignent l’évolution d’un état (position du robot dont l’évolution est typiquement fournie par des capteurs </w:t>
      </w:r>
      <w:proofErr w:type="spellStart"/>
      <w:r w:rsidRPr="000A2FB9">
        <w:rPr>
          <w:rFonts w:asciiTheme="majorHAnsi" w:hAnsiTheme="majorHAnsi"/>
        </w:rPr>
        <w:t>odométriques</w:t>
      </w:r>
      <w:proofErr w:type="spellEnd"/>
      <w:r w:rsidRPr="000A2FB9">
        <w:rPr>
          <w:rFonts w:asciiTheme="majorHAnsi" w:hAnsiTheme="majorHAnsi"/>
        </w:rPr>
        <w:t>).</w:t>
      </w:r>
    </w:p>
    <w:p w14:paraId="33527AF2" w14:textId="7C5F8E8E" w:rsidR="0081588C" w:rsidRDefault="000A2FB9" w:rsidP="0062112C">
      <w:pPr>
        <w:ind w:firstLine="708"/>
        <w:rPr>
          <w:rFonts w:asciiTheme="majorHAnsi" w:hAnsiTheme="majorHAnsi"/>
        </w:rPr>
      </w:pPr>
      <w:r w:rsidRPr="000A2FB9">
        <w:rPr>
          <w:rFonts w:asciiTheme="majorHAnsi" w:hAnsiTheme="majorHAnsi"/>
          <w:b/>
        </w:rPr>
        <w:t>Estimation :</w:t>
      </w:r>
      <w:r w:rsidRPr="000A2FB9">
        <w:rPr>
          <w:rFonts w:asciiTheme="majorHAnsi" w:hAnsiTheme="majorHAnsi"/>
        </w:rPr>
        <w:t xml:space="preserve"> Intègre les données issues de la perception ainsi que de la proprioception afin de fournir une estimation de la position du robot et des positions des amers, en prenant en compte les incertitudes (dû à l’environnement par exemple).</w:t>
      </w:r>
    </w:p>
    <w:p w14:paraId="118D1973" w14:textId="70AAF322" w:rsidR="0062112C" w:rsidRDefault="0062112C" w:rsidP="000A2FB9">
      <w:pPr>
        <w:rPr>
          <w:rFonts w:asciiTheme="majorHAnsi" w:hAnsiTheme="majorHAnsi"/>
        </w:rPr>
      </w:pPr>
      <w:r>
        <w:rPr>
          <w:rFonts w:asciiTheme="majorHAnsi" w:hAnsiTheme="majorHAnsi"/>
        </w:rPr>
        <w:t xml:space="preserve">Nous nous focaliserons sur ces recherches pour comprendre au mieux comment il pourrait être adapté à notre robot. </w:t>
      </w:r>
    </w:p>
    <w:p w14:paraId="693E57E9" w14:textId="77777777" w:rsidR="002559F3" w:rsidRDefault="002559F3" w:rsidP="000A2FB9">
      <w:pPr>
        <w:rPr>
          <w:rFonts w:asciiTheme="majorHAnsi" w:hAnsiTheme="majorHAnsi"/>
        </w:rPr>
      </w:pPr>
    </w:p>
    <w:p w14:paraId="55D0343C" w14:textId="0E939733" w:rsidR="00FB251A" w:rsidRPr="00097215" w:rsidRDefault="00FB251A" w:rsidP="00FB251A">
      <w:pPr>
        <w:pStyle w:val="Titre1"/>
        <w:numPr>
          <w:ilvl w:val="0"/>
          <w:numId w:val="1"/>
        </w:numPr>
      </w:pPr>
      <w:bookmarkStart w:id="9" w:name="_Toc11178080"/>
      <w:r w:rsidRPr="00097215">
        <w:t>Outils et matériels</w:t>
      </w:r>
      <w:bookmarkEnd w:id="9"/>
    </w:p>
    <w:p w14:paraId="2FA74302" w14:textId="0A09A264" w:rsidR="004F3B1A" w:rsidRPr="00097215" w:rsidRDefault="004F3B1A" w:rsidP="004F3B1A">
      <w:pPr>
        <w:rPr>
          <w:rFonts w:asciiTheme="majorHAnsi" w:hAnsiTheme="majorHAnsi"/>
        </w:rPr>
      </w:pPr>
    </w:p>
    <w:p w14:paraId="2EA79C9D" w14:textId="4E91B9DC" w:rsidR="00FB251A" w:rsidRPr="00097215" w:rsidRDefault="00FB251A" w:rsidP="004F3B1A">
      <w:pPr>
        <w:rPr>
          <w:rFonts w:asciiTheme="majorHAnsi" w:hAnsiTheme="majorHAnsi"/>
        </w:rPr>
      </w:pPr>
      <w:r w:rsidRPr="00097215">
        <w:rPr>
          <w:rFonts w:asciiTheme="majorHAnsi" w:hAnsiTheme="majorHAnsi"/>
        </w:rPr>
        <w:t xml:space="preserve">Logiciels utilisés pour la réalisation du </w:t>
      </w:r>
      <w:r w:rsidR="006857B4" w:rsidRPr="00097215">
        <w:rPr>
          <w:rFonts w:asciiTheme="majorHAnsi" w:hAnsiTheme="majorHAnsi"/>
        </w:rPr>
        <w:t>projet</w:t>
      </w:r>
      <w:r w:rsidRPr="00097215">
        <w:rPr>
          <w:rFonts w:asciiTheme="majorHAnsi" w:hAnsiTheme="majorHAnsi"/>
        </w:rPr>
        <w:t xml:space="preserve"> : </w:t>
      </w:r>
    </w:p>
    <w:p w14:paraId="7FE868D2" w14:textId="4D58916F" w:rsidR="00FB251A" w:rsidRPr="00097215" w:rsidRDefault="00FB251A" w:rsidP="007C6558">
      <w:pPr>
        <w:pStyle w:val="Paragraphedeliste"/>
        <w:numPr>
          <w:ilvl w:val="0"/>
          <w:numId w:val="26"/>
        </w:numPr>
        <w:rPr>
          <w:rFonts w:asciiTheme="majorHAnsi" w:hAnsiTheme="majorHAnsi"/>
        </w:rPr>
      </w:pPr>
      <w:proofErr w:type="spellStart"/>
      <w:r w:rsidRPr="00097215">
        <w:rPr>
          <w:rFonts w:asciiTheme="majorHAnsi" w:hAnsiTheme="majorHAnsi"/>
        </w:rPr>
        <w:t>Inkscape</w:t>
      </w:r>
      <w:proofErr w:type="spellEnd"/>
    </w:p>
    <w:p w14:paraId="59D0221E" w14:textId="20EE15EA" w:rsidR="00FB251A" w:rsidRPr="00097215" w:rsidRDefault="002559F3" w:rsidP="007C6558">
      <w:pPr>
        <w:pStyle w:val="Paragraphedeliste"/>
        <w:numPr>
          <w:ilvl w:val="0"/>
          <w:numId w:val="26"/>
        </w:numPr>
        <w:rPr>
          <w:rFonts w:asciiTheme="majorHAnsi" w:hAnsiTheme="majorHAnsi"/>
        </w:rPr>
      </w:pPr>
      <w:r w:rsidRPr="00097215">
        <w:rPr>
          <w:rFonts w:asciiTheme="majorHAnsi" w:hAnsiTheme="majorHAnsi"/>
        </w:rPr>
        <w:t>Arduino</w:t>
      </w:r>
      <w:r w:rsidR="00FB251A" w:rsidRPr="00097215">
        <w:rPr>
          <w:rFonts w:asciiTheme="majorHAnsi" w:hAnsiTheme="majorHAnsi"/>
        </w:rPr>
        <w:t xml:space="preserve"> IDE</w:t>
      </w:r>
    </w:p>
    <w:p w14:paraId="2E9902FF" w14:textId="4228CC4E" w:rsidR="00FB251A" w:rsidRPr="00097215" w:rsidRDefault="00FB251A" w:rsidP="007C6558">
      <w:pPr>
        <w:pStyle w:val="Paragraphedeliste"/>
        <w:numPr>
          <w:ilvl w:val="0"/>
          <w:numId w:val="26"/>
        </w:numPr>
        <w:rPr>
          <w:rFonts w:asciiTheme="majorHAnsi" w:hAnsiTheme="majorHAnsi"/>
        </w:rPr>
      </w:pPr>
      <w:r w:rsidRPr="00097215">
        <w:rPr>
          <w:rFonts w:asciiTheme="majorHAnsi" w:hAnsiTheme="majorHAnsi"/>
        </w:rPr>
        <w:t>GitHub</w:t>
      </w:r>
    </w:p>
    <w:p w14:paraId="323291A5" w14:textId="385117D0" w:rsidR="00CC7073" w:rsidRPr="00097215" w:rsidRDefault="00CC7073" w:rsidP="00CC7073">
      <w:pPr>
        <w:rPr>
          <w:rFonts w:asciiTheme="majorHAnsi" w:hAnsiTheme="majorHAnsi"/>
        </w:rPr>
      </w:pPr>
      <w:r w:rsidRPr="00097215">
        <w:rPr>
          <w:rFonts w:asciiTheme="majorHAnsi" w:hAnsiTheme="majorHAnsi"/>
        </w:rPr>
        <w:t>Matériels utilisés :</w:t>
      </w:r>
    </w:p>
    <w:p w14:paraId="790A71B2" w14:textId="751C1144" w:rsidR="00CC7073" w:rsidRPr="00097215" w:rsidRDefault="00790EDE" w:rsidP="007C6558">
      <w:pPr>
        <w:pStyle w:val="Paragraphedeliste"/>
        <w:numPr>
          <w:ilvl w:val="0"/>
          <w:numId w:val="25"/>
        </w:numPr>
        <w:rPr>
          <w:rFonts w:asciiTheme="majorHAnsi" w:hAnsiTheme="majorHAnsi"/>
        </w:rPr>
      </w:pPr>
      <w:r>
        <w:rPr>
          <w:rFonts w:asciiTheme="majorHAnsi" w:hAnsiTheme="majorHAnsi"/>
        </w:rPr>
        <w:t>2</w:t>
      </w:r>
      <w:r w:rsidR="00CC7073" w:rsidRPr="00097215">
        <w:rPr>
          <w:rFonts w:asciiTheme="majorHAnsi" w:hAnsiTheme="majorHAnsi"/>
        </w:rPr>
        <w:t xml:space="preserve">x carte </w:t>
      </w:r>
      <w:r w:rsidR="002559F3" w:rsidRPr="00097215">
        <w:rPr>
          <w:rFonts w:asciiTheme="majorHAnsi" w:hAnsiTheme="majorHAnsi"/>
        </w:rPr>
        <w:t>Arduino</w:t>
      </w:r>
      <w:r w:rsidR="00CC7073" w:rsidRPr="00097215">
        <w:rPr>
          <w:rFonts w:asciiTheme="majorHAnsi" w:hAnsiTheme="majorHAnsi"/>
        </w:rPr>
        <w:t xml:space="preserve"> Leonardo</w:t>
      </w:r>
    </w:p>
    <w:p w14:paraId="7EDBE731" w14:textId="22EDC092"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w:t>
      </w:r>
      <w:proofErr w:type="spellStart"/>
      <w:r w:rsidRPr="00097215">
        <w:rPr>
          <w:rFonts w:asciiTheme="majorHAnsi" w:hAnsiTheme="majorHAnsi"/>
        </w:rPr>
        <w:t>Adafruit</w:t>
      </w:r>
      <w:proofErr w:type="spellEnd"/>
      <w:r w:rsidRPr="00097215">
        <w:rPr>
          <w:rFonts w:asciiTheme="majorHAnsi" w:hAnsiTheme="majorHAnsi"/>
        </w:rPr>
        <w:t xml:space="preserve"> </w:t>
      </w:r>
      <w:proofErr w:type="spellStart"/>
      <w:r w:rsidRPr="00097215">
        <w:rPr>
          <w:rFonts w:asciiTheme="majorHAnsi" w:hAnsiTheme="majorHAnsi"/>
        </w:rPr>
        <w:t>MotorShield</w:t>
      </w:r>
      <w:proofErr w:type="spellEnd"/>
      <w:r w:rsidRPr="00097215">
        <w:rPr>
          <w:rFonts w:asciiTheme="majorHAnsi" w:hAnsiTheme="majorHAnsi"/>
        </w:rPr>
        <w:t xml:space="preserve"> </w:t>
      </w:r>
    </w:p>
    <w:p w14:paraId="16016A3F" w14:textId="474896BC"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breadboard</w:t>
      </w:r>
    </w:p>
    <w:p w14:paraId="46CB73BA" w14:textId="5B96F854"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3x capteurs ultrasons HC-SR04</w:t>
      </w:r>
    </w:p>
    <w:p w14:paraId="4DEC48E2" w14:textId="47CAC17F"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kit </w:t>
      </w:r>
      <w:proofErr w:type="spellStart"/>
      <w:r w:rsidRPr="00097215">
        <w:rPr>
          <w:rFonts w:asciiTheme="majorHAnsi" w:hAnsiTheme="majorHAnsi"/>
        </w:rPr>
        <w:t>Seed</w:t>
      </w:r>
      <w:proofErr w:type="spellEnd"/>
      <w:r w:rsidRPr="00097215">
        <w:rPr>
          <w:rFonts w:asciiTheme="majorHAnsi" w:hAnsiTheme="majorHAnsi"/>
        </w:rPr>
        <w:t xml:space="preserve"> Tricycle Bot</w:t>
      </w:r>
    </w:p>
    <w:p w14:paraId="486DF622" w14:textId="2EABB60C"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pile 9V</w:t>
      </w:r>
    </w:p>
    <w:p w14:paraId="0C73BD02" w14:textId="342840C1"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câble USB-micro USB</w:t>
      </w:r>
    </w:p>
    <w:p w14:paraId="0748F83F" w14:textId="31183A28"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module WIFI ESP826</w:t>
      </w:r>
    </w:p>
    <w:p w14:paraId="097BEAE6" w14:textId="1A0B6B0B" w:rsidR="00CC7073" w:rsidRPr="00097215" w:rsidRDefault="00BE39D4" w:rsidP="007C6558">
      <w:pPr>
        <w:pStyle w:val="Paragraphedeliste"/>
        <w:numPr>
          <w:ilvl w:val="0"/>
          <w:numId w:val="25"/>
        </w:numPr>
        <w:rPr>
          <w:rFonts w:asciiTheme="majorHAnsi" w:hAnsiTheme="majorHAnsi"/>
        </w:rPr>
      </w:pPr>
      <w:r w:rsidRPr="00097215">
        <w:rPr>
          <w:rFonts w:asciiTheme="majorHAnsi" w:hAnsiTheme="majorHAnsi"/>
        </w:rPr>
        <w:t xml:space="preserve">Des câbles </w:t>
      </w:r>
    </w:p>
    <w:p w14:paraId="43164EBA" w14:textId="52252B7B" w:rsidR="00BE39D4" w:rsidRPr="00097215" w:rsidRDefault="00BE39D4" w:rsidP="00BE39D4">
      <w:pPr>
        <w:rPr>
          <w:rFonts w:asciiTheme="majorHAnsi" w:hAnsiTheme="majorHAnsi"/>
        </w:rPr>
      </w:pPr>
      <w:r w:rsidRPr="00097215">
        <w:rPr>
          <w:rFonts w:asciiTheme="majorHAnsi" w:hAnsiTheme="majorHAnsi"/>
        </w:rPr>
        <w:t>Matériaux :</w:t>
      </w:r>
    </w:p>
    <w:p w14:paraId="7701FF7F" w14:textId="6745D5B5" w:rsidR="00BE39D4" w:rsidRPr="00097215" w:rsidRDefault="00BE39D4" w:rsidP="007C6558">
      <w:pPr>
        <w:pStyle w:val="Paragraphedeliste"/>
        <w:numPr>
          <w:ilvl w:val="0"/>
          <w:numId w:val="24"/>
        </w:numPr>
        <w:rPr>
          <w:rFonts w:asciiTheme="majorHAnsi" w:hAnsiTheme="majorHAnsi"/>
        </w:rPr>
      </w:pPr>
      <w:r w:rsidRPr="00097215">
        <w:rPr>
          <w:rFonts w:asciiTheme="majorHAnsi" w:hAnsiTheme="majorHAnsi"/>
        </w:rPr>
        <w:t>Plexiglas</w:t>
      </w:r>
    </w:p>
    <w:p w14:paraId="3EE9BAAD" w14:textId="10712E0C" w:rsidR="00BE39D4" w:rsidRPr="00097215" w:rsidRDefault="00BE39D4" w:rsidP="007103A6">
      <w:pPr>
        <w:pStyle w:val="Paragraphedeliste"/>
        <w:rPr>
          <w:rFonts w:asciiTheme="majorHAnsi" w:hAnsiTheme="majorHAnsi"/>
        </w:rPr>
      </w:pPr>
    </w:p>
    <w:p w14:paraId="2D7BD56F" w14:textId="02B7D4C6" w:rsidR="00CC7073" w:rsidRPr="00097215" w:rsidRDefault="00CC7073" w:rsidP="00CC7073">
      <w:pPr>
        <w:rPr>
          <w:rFonts w:asciiTheme="majorHAnsi" w:hAnsiTheme="majorHAnsi"/>
        </w:rPr>
      </w:pPr>
      <w:r w:rsidRPr="00097215">
        <w:rPr>
          <w:rFonts w:asciiTheme="majorHAnsi" w:hAnsiTheme="majorHAnsi"/>
        </w:rPr>
        <w:tab/>
      </w:r>
    </w:p>
    <w:p w14:paraId="35D6D8DD" w14:textId="518A951B" w:rsidR="008F6277" w:rsidRPr="00097215" w:rsidRDefault="008F6277" w:rsidP="008147BD">
      <w:pPr>
        <w:pStyle w:val="Titre1"/>
        <w:numPr>
          <w:ilvl w:val="0"/>
          <w:numId w:val="1"/>
        </w:numPr>
        <w:jc w:val="both"/>
      </w:pPr>
      <w:bookmarkStart w:id="10" w:name="_Toc11178081"/>
      <w:r w:rsidRPr="00097215">
        <w:lastRenderedPageBreak/>
        <w:t>Travail effectué</w:t>
      </w:r>
      <w:bookmarkEnd w:id="10"/>
    </w:p>
    <w:p w14:paraId="337250F6" w14:textId="634AB18A" w:rsidR="00256282" w:rsidRPr="00097215" w:rsidRDefault="00256282" w:rsidP="008147BD">
      <w:pPr>
        <w:jc w:val="both"/>
        <w:rPr>
          <w:rFonts w:asciiTheme="majorHAnsi" w:hAnsiTheme="majorHAnsi"/>
        </w:rPr>
      </w:pPr>
    </w:p>
    <w:p w14:paraId="74061933" w14:textId="00487E00" w:rsidR="00A22A09" w:rsidRPr="00097215" w:rsidRDefault="00A22A09" w:rsidP="004F3B1A">
      <w:pPr>
        <w:pStyle w:val="Titre2"/>
        <w:numPr>
          <w:ilvl w:val="0"/>
          <w:numId w:val="2"/>
        </w:numPr>
      </w:pPr>
      <w:bookmarkStart w:id="11" w:name="_Toc11178082"/>
      <w:r w:rsidRPr="00097215">
        <w:t>Création/Adaptation des pièces</w:t>
      </w:r>
      <w:bookmarkEnd w:id="11"/>
      <w:r w:rsidR="004F3B1A" w:rsidRPr="00097215">
        <w:br/>
      </w:r>
    </w:p>
    <w:p w14:paraId="1C289503" w14:textId="5152302B" w:rsidR="007266D0" w:rsidRPr="00097215" w:rsidRDefault="00A22A09" w:rsidP="00856F1B">
      <w:pPr>
        <w:spacing w:after="0"/>
        <w:jc w:val="both"/>
        <w:rPr>
          <w:rFonts w:asciiTheme="majorHAnsi" w:hAnsiTheme="majorHAnsi"/>
        </w:rPr>
      </w:pPr>
      <w:r w:rsidRPr="00097215">
        <w:rPr>
          <w:rFonts w:asciiTheme="majorHAnsi" w:hAnsiTheme="majorHAnsi"/>
        </w:rPr>
        <w:t xml:space="preserve">La première étape imposée est la modélisation des pièces du kit </w:t>
      </w:r>
      <w:r w:rsidR="007266D0" w:rsidRPr="00097215">
        <w:rPr>
          <w:rStyle w:val="Lienhypertexte"/>
          <w:rFonts w:asciiTheme="majorHAnsi" w:hAnsiTheme="majorHAnsi"/>
        </w:rPr>
        <w:t>Figure</w:t>
      </w:r>
      <w:r w:rsidR="001648A2" w:rsidRPr="00097215">
        <w:rPr>
          <w:rStyle w:val="Lienhypertexte"/>
          <w:rFonts w:asciiTheme="majorHAnsi" w:hAnsiTheme="majorHAnsi"/>
        </w:rPr>
        <w:t xml:space="preserve"> </w:t>
      </w:r>
      <w:r w:rsidR="007266D0" w:rsidRPr="00097215">
        <w:rPr>
          <w:rStyle w:val="Lienhypertexte"/>
          <w:rFonts w:asciiTheme="majorHAnsi" w:hAnsiTheme="majorHAnsi"/>
        </w:rPr>
        <w:t>1</w:t>
      </w:r>
      <w:r w:rsidR="00DC39A2" w:rsidRPr="00097215">
        <w:rPr>
          <w:rStyle w:val="Lienhypertexte"/>
          <w:rFonts w:asciiTheme="majorHAnsi" w:hAnsiTheme="majorHAnsi"/>
        </w:rPr>
        <w:t> : kit imposé</w:t>
      </w:r>
      <w:r w:rsidR="007266D0" w:rsidRPr="00097215">
        <w:rPr>
          <w:rFonts w:asciiTheme="majorHAnsi" w:hAnsiTheme="majorHAnsi"/>
        </w:rPr>
        <w:t xml:space="preserve">, afin de pouvoir les réutiliser. Pour cela, nous </w:t>
      </w:r>
      <w:r w:rsidR="00256282" w:rsidRPr="00097215">
        <w:rPr>
          <w:rFonts w:asciiTheme="majorHAnsi" w:hAnsiTheme="majorHAnsi"/>
        </w:rPr>
        <w:t>utilisons</w:t>
      </w:r>
      <w:r w:rsidR="007266D0" w:rsidRPr="00097215">
        <w:rPr>
          <w:rFonts w:asciiTheme="majorHAnsi" w:hAnsiTheme="majorHAnsi"/>
        </w:rPr>
        <w:t xml:space="preserve"> le logiciel </w:t>
      </w:r>
      <w:proofErr w:type="spellStart"/>
      <w:r w:rsidR="007266D0" w:rsidRPr="00097215">
        <w:rPr>
          <w:rFonts w:asciiTheme="majorHAnsi" w:hAnsiTheme="majorHAnsi"/>
        </w:rPr>
        <w:t>Inkscape</w:t>
      </w:r>
      <w:proofErr w:type="spellEnd"/>
      <w:r w:rsidR="007266D0" w:rsidRPr="00097215">
        <w:rPr>
          <w:rFonts w:asciiTheme="majorHAnsi" w:hAnsiTheme="majorHAnsi"/>
        </w:rPr>
        <w:t xml:space="preserve"> et retranscr</w:t>
      </w:r>
      <w:r w:rsidR="00256282" w:rsidRPr="00097215">
        <w:rPr>
          <w:rFonts w:asciiTheme="majorHAnsi" w:hAnsiTheme="majorHAnsi"/>
        </w:rPr>
        <w:t>ivons</w:t>
      </w:r>
      <w:r w:rsidR="007266D0" w:rsidRPr="00097215">
        <w:rPr>
          <w:rFonts w:asciiTheme="majorHAnsi" w:hAnsiTheme="majorHAnsi"/>
        </w:rPr>
        <w:t xml:space="preserve"> toutes les mesures afin de pouvoir les découper dans du plexiglass à la découpeuse laser.</w:t>
      </w:r>
      <w:r w:rsidR="001648A2" w:rsidRPr="00097215">
        <w:rPr>
          <w:rFonts w:asciiTheme="majorHAnsi" w:hAnsiTheme="majorHAnsi"/>
        </w:rPr>
        <w:t xml:space="preserve"> </w:t>
      </w:r>
    </w:p>
    <w:p w14:paraId="7124EBAB" w14:textId="77777777" w:rsidR="00856F1B" w:rsidRPr="00097215" w:rsidRDefault="00856F1B" w:rsidP="00856F1B">
      <w:pPr>
        <w:spacing w:after="0"/>
        <w:jc w:val="both"/>
        <w:rPr>
          <w:rFonts w:asciiTheme="majorHAnsi" w:hAnsiTheme="majorHAnsi"/>
        </w:rPr>
      </w:pPr>
    </w:p>
    <w:p w14:paraId="043CDDCF" w14:textId="4B3447F9" w:rsidR="001648A2" w:rsidRPr="00097215" w:rsidRDefault="001648A2" w:rsidP="00856F1B">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mesures : </w:t>
      </w:r>
      <w:r w:rsidR="007F7E1A" w:rsidRPr="00097215">
        <w:rPr>
          <w:rFonts w:eastAsiaTheme="minorEastAsia" w:cs="Times New Roman"/>
          <w:i w:val="0"/>
          <w:iCs w:val="0"/>
          <w:color w:val="5A5A5A" w:themeColor="text1" w:themeTint="A5"/>
          <w:spacing w:val="15"/>
          <w:lang w:eastAsia="fr-FR"/>
        </w:rPr>
        <w:br/>
      </w:r>
    </w:p>
    <w:p w14:paraId="466D7D09" w14:textId="2FBA02A2" w:rsidR="001648A2" w:rsidRPr="00097215" w:rsidRDefault="001648A2" w:rsidP="00856F1B">
      <w:pPr>
        <w:spacing w:after="0"/>
        <w:jc w:val="both"/>
        <w:rPr>
          <w:rFonts w:asciiTheme="majorHAnsi" w:hAnsiTheme="majorHAnsi"/>
        </w:rPr>
      </w:pPr>
      <w:r w:rsidRPr="00097215">
        <w:rPr>
          <w:rFonts w:asciiTheme="majorHAnsi" w:hAnsiTheme="majorHAnsi"/>
        </w:rPr>
        <w:tab/>
        <w:t xml:space="preserve">Les mesures des pièces du kit ne sont pas forcément adaptées aux capteurs ultrasons que nous utilisons. De plus l’angle prédéfini ne permet pas aux capteurs de couvrir la zone de détection correctement.  Nous </w:t>
      </w:r>
      <w:r w:rsidR="00256282" w:rsidRPr="00097215">
        <w:rPr>
          <w:rFonts w:asciiTheme="majorHAnsi" w:hAnsiTheme="majorHAnsi"/>
        </w:rPr>
        <w:t>effectuons</w:t>
      </w:r>
      <w:r w:rsidRPr="00097215">
        <w:rPr>
          <w:rFonts w:asciiTheme="majorHAnsi" w:hAnsiTheme="majorHAnsi"/>
        </w:rPr>
        <w:t xml:space="preserve"> un travail de réflexion sur la position des capteurs </w:t>
      </w:r>
      <w:r w:rsidR="00822205" w:rsidRPr="00097215">
        <w:rPr>
          <w:rFonts w:asciiTheme="majorHAnsi" w:hAnsiTheme="majorHAnsi"/>
        </w:rPr>
        <w:t>(</w:t>
      </w:r>
      <w:hyperlink w:anchor="_ANNEXE_1_:" w:history="1">
        <w:r w:rsidRPr="00097215">
          <w:rPr>
            <w:rStyle w:val="Lienhypertexte"/>
            <w:rFonts w:asciiTheme="majorHAnsi" w:hAnsiTheme="majorHAnsi"/>
          </w:rPr>
          <w:t>annexe 1 : positions des capteurs</w:t>
        </w:r>
      </w:hyperlink>
      <w:r w:rsidRPr="00097215">
        <w:rPr>
          <w:rFonts w:asciiTheme="majorHAnsi" w:hAnsiTheme="majorHAnsi"/>
        </w:rPr>
        <w:t>).</w:t>
      </w:r>
    </w:p>
    <w:p w14:paraId="0E03DF44" w14:textId="77777777" w:rsidR="007F7E1A" w:rsidRPr="00097215" w:rsidRDefault="007F7E1A" w:rsidP="00856F1B">
      <w:pPr>
        <w:spacing w:after="0"/>
        <w:jc w:val="both"/>
        <w:rPr>
          <w:rFonts w:asciiTheme="majorHAnsi" w:hAnsiTheme="majorHAnsi"/>
        </w:rPr>
      </w:pPr>
    </w:p>
    <w:p w14:paraId="0B041182" w14:textId="7DBDBA76" w:rsidR="00822205" w:rsidRPr="00097215" w:rsidRDefault="00822205" w:rsidP="00856F1B">
      <w:pPr>
        <w:spacing w:after="0"/>
        <w:jc w:val="both"/>
        <w:rPr>
          <w:rFonts w:asciiTheme="majorHAnsi" w:hAnsiTheme="majorHAnsi"/>
        </w:rPr>
      </w:pPr>
      <w:r w:rsidRPr="00097215">
        <w:rPr>
          <w:rFonts w:asciiTheme="majorHAnsi" w:hAnsiTheme="majorHAnsi"/>
        </w:rPr>
        <w:t xml:space="preserve">Les pièces du robot nous étant imposées, nous </w:t>
      </w:r>
      <w:r w:rsidR="00256282" w:rsidRPr="00097215">
        <w:rPr>
          <w:rFonts w:asciiTheme="majorHAnsi" w:hAnsiTheme="majorHAnsi"/>
        </w:rPr>
        <w:t>devons</w:t>
      </w:r>
      <w:r w:rsidRPr="00097215">
        <w:rPr>
          <w:rFonts w:asciiTheme="majorHAnsi" w:hAnsiTheme="majorHAnsi"/>
        </w:rPr>
        <w:t xml:space="preserve"> nous adapter pour la position des capteurs. Au lieu de les positionner selon la réflexion vue en </w:t>
      </w:r>
      <w:hyperlink w:anchor="_ANNEXE_1_:" w:history="1">
        <w:r w:rsidR="00BF06A6" w:rsidRPr="00097215">
          <w:rPr>
            <w:rStyle w:val="Lienhypertexte"/>
            <w:rFonts w:asciiTheme="majorHAnsi" w:hAnsiTheme="majorHAnsi"/>
          </w:rPr>
          <w:t>annexe 1 : positions des capteurs</w:t>
        </w:r>
      </w:hyperlink>
      <w:r w:rsidRPr="00097215">
        <w:rPr>
          <w:rFonts w:asciiTheme="majorHAnsi" w:hAnsiTheme="majorHAnsi"/>
        </w:rPr>
        <w:t xml:space="preserve">, nous les </w:t>
      </w:r>
      <w:r w:rsidR="00256282" w:rsidRPr="00097215">
        <w:rPr>
          <w:rFonts w:asciiTheme="majorHAnsi" w:hAnsiTheme="majorHAnsi"/>
        </w:rPr>
        <w:t>plaçons</w:t>
      </w:r>
      <w:r w:rsidRPr="00097215">
        <w:rPr>
          <w:rFonts w:asciiTheme="majorHAnsi" w:hAnsiTheme="majorHAnsi"/>
        </w:rPr>
        <w:t xml:space="preserve"> avec un angle d’environ 50 degrés d’écart chacun.</w:t>
      </w:r>
    </w:p>
    <w:p w14:paraId="36CE00A5" w14:textId="1CA2AC31" w:rsidR="004F1510" w:rsidRPr="00097215" w:rsidRDefault="004F1510"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7248" behindDoc="0" locked="0" layoutInCell="1" allowOverlap="1" wp14:anchorId="450A6A56" wp14:editId="2D888B7A">
                <wp:simplePos x="0" y="0"/>
                <wp:positionH relativeFrom="column">
                  <wp:posOffset>994410</wp:posOffset>
                </wp:positionH>
                <wp:positionV relativeFrom="paragraph">
                  <wp:posOffset>73667</wp:posOffset>
                </wp:positionV>
                <wp:extent cx="3749040" cy="1775460"/>
                <wp:effectExtent l="0" t="0" r="22860" b="15240"/>
                <wp:wrapNone/>
                <wp:docPr id="25" name="Groupe 25"/>
                <wp:cNvGraphicFramePr/>
                <a:graphic xmlns:a="http://schemas.openxmlformats.org/drawingml/2006/main">
                  <a:graphicData uri="http://schemas.microsoft.com/office/word/2010/wordprocessingGroup">
                    <wpg:wgp>
                      <wpg:cNvGrpSpPr/>
                      <wpg:grpSpPr>
                        <a:xfrm>
                          <a:off x="0" y="0"/>
                          <a:ext cx="3749040" cy="1775460"/>
                          <a:chOff x="0" y="0"/>
                          <a:chExt cx="3749040" cy="1775460"/>
                        </a:xfrm>
                      </wpg:grpSpPr>
                      <wpg:grpSp>
                        <wpg:cNvPr id="7" name="Groupe 7"/>
                        <wpg:cNvGrpSpPr/>
                        <wpg:grpSpPr>
                          <a:xfrm>
                            <a:off x="0" y="0"/>
                            <a:ext cx="3574472" cy="1752600"/>
                            <a:chOff x="0" y="0"/>
                            <a:chExt cx="3574472" cy="1752600"/>
                          </a:xfrm>
                        </wpg:grpSpPr>
                        <pic:pic xmlns:pic="http://schemas.openxmlformats.org/drawingml/2006/picture">
                          <pic:nvPicPr>
                            <pic:cNvPr id="6" name="Imag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821872" y="0"/>
                              <a:ext cx="1752600" cy="1752600"/>
                            </a:xfrm>
                            <a:prstGeom prst="rect">
                              <a:avLst/>
                            </a:prstGeom>
                            <a:ln>
                              <a:noFill/>
                            </a:ln>
                          </pic:spPr>
                        </pic:pic>
                        <pic:pic xmlns:pic="http://schemas.openxmlformats.org/drawingml/2006/picture">
                          <pic:nvPicPr>
                            <pic:cNvPr id="5" name="Imag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45472"/>
                              <a:ext cx="1905000" cy="1428115"/>
                            </a:xfrm>
                            <a:prstGeom prst="rect">
                              <a:avLst/>
                            </a:prstGeom>
                            <a:ln>
                              <a:noFill/>
                            </a:ln>
                          </pic:spPr>
                        </pic:pic>
                      </wpg:grpSp>
                      <wps:wsp>
                        <wps:cNvPr id="24" name="Rectangle 24"/>
                        <wps:cNvSpPr/>
                        <wps:spPr>
                          <a:xfrm>
                            <a:off x="68580" y="76200"/>
                            <a:ext cx="3680460" cy="169926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174CED" id="Groupe 25" o:spid="_x0000_s1026" style="position:absolute;margin-left:78.3pt;margin-top:5.8pt;width:295.2pt;height:139.8pt;z-index:251637248" coordsize="37490,1775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">
                <v:group id="Groupe 7" o:spid="_x0000_s1027" style="position:absolute;width:35744;height:17526" coordsize="35744,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left:18218;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">
                    <v:imagedata r:id="rId15" o:title=""/>
                  </v:shape>
                  <v:shape id="Image 5" o:spid="_x0000_s1029" type="#_x0000_t75" style="position:absolute;top:1454;width:1905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">
                    <v:imagedata r:id="rId16" o:title=""/>
                  </v:shape>
                </v:group>
                <v:rect id="Rectangle 24" o:spid="_x0000_s1030" style="position:absolute;left:685;top:762;width:36805;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" filled="f" strokecolor="black [3213]" strokeweight=".25pt"/>
              </v:group>
            </w:pict>
          </mc:Fallback>
        </mc:AlternateContent>
      </w:r>
    </w:p>
    <w:p w14:paraId="38FE3355" w14:textId="7B2794D6" w:rsidR="00822205" w:rsidRPr="00097215" w:rsidRDefault="00822205" w:rsidP="008147BD">
      <w:pPr>
        <w:jc w:val="both"/>
        <w:rPr>
          <w:rFonts w:asciiTheme="majorHAnsi" w:hAnsiTheme="majorHAnsi"/>
        </w:rPr>
      </w:pPr>
    </w:p>
    <w:p w14:paraId="29F53E5D" w14:textId="2EFE27FD" w:rsidR="001648A2" w:rsidRPr="00097215" w:rsidRDefault="008C3DE4" w:rsidP="008147BD">
      <w:pPr>
        <w:jc w:val="both"/>
        <w:rPr>
          <w:rFonts w:asciiTheme="majorHAnsi" w:hAnsiTheme="majorHAnsi"/>
        </w:rPr>
      </w:pPr>
      <w:r w:rsidRPr="00097215">
        <w:rPr>
          <w:rFonts w:asciiTheme="majorHAnsi" w:hAnsiTheme="majorHAnsi"/>
          <w:noProof/>
        </w:rPr>
        <w:t xml:space="preserve"> </w:t>
      </w:r>
    </w:p>
    <w:p w14:paraId="2BA8713C" w14:textId="4E4C9CAB" w:rsidR="001648A2" w:rsidRPr="00097215" w:rsidRDefault="001648A2" w:rsidP="008147BD">
      <w:pPr>
        <w:jc w:val="both"/>
        <w:rPr>
          <w:rFonts w:asciiTheme="majorHAnsi" w:hAnsiTheme="majorHAnsi"/>
        </w:rPr>
      </w:pPr>
    </w:p>
    <w:p w14:paraId="6D537921" w14:textId="5E55A0C6" w:rsidR="001648A2" w:rsidRPr="00097215" w:rsidRDefault="001648A2" w:rsidP="008147BD">
      <w:pPr>
        <w:jc w:val="both"/>
        <w:rPr>
          <w:rFonts w:asciiTheme="majorHAnsi" w:hAnsiTheme="majorHAnsi"/>
        </w:rPr>
      </w:pPr>
    </w:p>
    <w:p w14:paraId="0229ACB7" w14:textId="7D76EFFA" w:rsidR="00DE57E4" w:rsidRPr="00097215" w:rsidRDefault="004F3B1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3152" behindDoc="1" locked="0" layoutInCell="1" allowOverlap="1" wp14:anchorId="55E5FFF6" wp14:editId="42EDF090">
                <wp:simplePos x="0" y="0"/>
                <wp:positionH relativeFrom="column">
                  <wp:posOffset>1080770</wp:posOffset>
                </wp:positionH>
                <wp:positionV relativeFrom="paragraph">
                  <wp:posOffset>332922</wp:posOffset>
                </wp:positionV>
                <wp:extent cx="3574415" cy="195943"/>
                <wp:effectExtent l="0" t="0" r="6985" b="0"/>
                <wp:wrapNone/>
                <wp:docPr id="8" name="Zone de texte 8"/>
                <wp:cNvGraphicFramePr/>
                <a:graphic xmlns:a="http://schemas.openxmlformats.org/drawingml/2006/main">
                  <a:graphicData uri="http://schemas.microsoft.com/office/word/2010/wordprocessingShape">
                    <wps:wsp>
                      <wps:cNvSpPr txBox="1"/>
                      <wps:spPr>
                        <a:xfrm>
                          <a:off x="0" y="0"/>
                          <a:ext cx="3574415" cy="195943"/>
                        </a:xfrm>
                        <a:prstGeom prst="rect">
                          <a:avLst/>
                        </a:prstGeom>
                        <a:solidFill>
                          <a:prstClr val="white"/>
                        </a:solidFill>
                        <a:ln>
                          <a:noFill/>
                        </a:ln>
                      </wps:spPr>
                      <wps:txbx>
                        <w:txbxContent>
                          <w:p w14:paraId="482171AD" w14:textId="7D1764BD" w:rsidR="000D7154" w:rsidRPr="00120361" w:rsidRDefault="000D7154"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5FFF6" id="_x0000_t202" coordsize="21600,21600" o:spt="202" path="m,l,21600r21600,l21600,xe">
                <v:stroke joinstyle="miter"/>
                <v:path gradientshapeok="t" o:connecttype="rect"/>
              </v:shapetype>
              <v:shape id="Zone de texte 8" o:spid="_x0000_s1028" type="#_x0000_t202" style="position:absolute;left:0;text-align:left;margin-left:85.1pt;margin-top:26.2pt;width:281.45pt;height:15.4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" stroked="f">
                <v:textbox inset="0,0,0,0">
                  <w:txbxContent>
                    <w:p w14:paraId="482171AD" w14:textId="7D1764BD" w:rsidR="000D7154" w:rsidRPr="00120361" w:rsidRDefault="000D7154"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v:textbox>
              </v:shape>
            </w:pict>
          </mc:Fallback>
        </mc:AlternateContent>
      </w:r>
    </w:p>
    <w:p w14:paraId="36890966" w14:textId="12739B14" w:rsidR="00DE57E4" w:rsidRPr="00097215" w:rsidRDefault="00DE57E4" w:rsidP="008147BD">
      <w:pPr>
        <w:jc w:val="both"/>
        <w:rPr>
          <w:rFonts w:asciiTheme="majorHAnsi" w:hAnsiTheme="majorHAnsi"/>
        </w:rPr>
      </w:pPr>
    </w:p>
    <w:p w14:paraId="78110735" w14:textId="67586784" w:rsidR="004F1510" w:rsidRPr="00097215" w:rsidRDefault="00C62514" w:rsidP="008147BD">
      <w:pPr>
        <w:jc w:val="both"/>
        <w:rPr>
          <w:rFonts w:asciiTheme="majorHAnsi" w:hAnsiTheme="majorHAnsi"/>
        </w:rPr>
      </w:pPr>
      <w:r w:rsidRPr="00097215">
        <w:rPr>
          <w:rFonts w:asciiTheme="majorHAnsi" w:hAnsiTheme="majorHAnsi"/>
        </w:rPr>
        <w:t>Au niveau des mesures des pièces nous réalisons différentes versions des pièces pour s’adapter à l’épaisseur du plexiglass utilisé lors de la découpe.</w:t>
      </w:r>
      <w:r w:rsidR="00E31ACE" w:rsidRPr="00097215">
        <w:rPr>
          <w:rFonts w:asciiTheme="majorHAnsi" w:hAnsiTheme="majorHAnsi"/>
        </w:rPr>
        <w:t xml:space="preserve"> (</w:t>
      </w:r>
      <w:r w:rsidR="00B54509" w:rsidRPr="00097215">
        <w:rPr>
          <w:rFonts w:asciiTheme="majorHAnsi" w:hAnsiTheme="majorHAnsi"/>
        </w:rPr>
        <w:t>Version</w:t>
      </w:r>
      <w:r w:rsidR="00E31ACE" w:rsidRPr="00097215">
        <w:rPr>
          <w:rFonts w:asciiTheme="majorHAnsi" w:hAnsiTheme="majorHAnsi"/>
        </w:rPr>
        <w:t xml:space="preserve"> 3mm et 4mm)</w:t>
      </w:r>
    </w:p>
    <w:p w14:paraId="53DBA643" w14:textId="77777777" w:rsidR="00C62514" w:rsidRPr="00097215" w:rsidRDefault="00C62514" w:rsidP="008147BD">
      <w:pPr>
        <w:jc w:val="both"/>
        <w:rPr>
          <w:rFonts w:asciiTheme="majorHAnsi" w:hAnsiTheme="majorHAnsi"/>
        </w:rPr>
      </w:pPr>
    </w:p>
    <w:p w14:paraId="2B4D8DCE" w14:textId="7B295236" w:rsidR="00464A1B" w:rsidRPr="00097215" w:rsidRDefault="00464A1B" w:rsidP="008147BD">
      <w:pPr>
        <w:jc w:val="both"/>
        <w:rPr>
          <w:rFonts w:asciiTheme="majorHAnsi" w:hAnsiTheme="majorHAnsi"/>
        </w:rPr>
      </w:pPr>
      <w:r w:rsidRPr="00097215">
        <w:rPr>
          <w:rFonts w:asciiTheme="majorHAnsi" w:hAnsiTheme="majorHAnsi"/>
        </w:rPr>
        <w:t xml:space="preserve">En </w:t>
      </w:r>
      <w:hyperlink w:anchor="_ANNEXE_2_:" w:history="1">
        <w:r w:rsidRPr="00097215">
          <w:rPr>
            <w:rStyle w:val="Lienhypertexte"/>
            <w:rFonts w:asciiTheme="majorHAnsi" w:hAnsiTheme="majorHAnsi"/>
          </w:rPr>
          <w:t xml:space="preserve">annexe 2 : pièces </w:t>
        </w:r>
        <w:proofErr w:type="spellStart"/>
        <w:r w:rsidRPr="00097215">
          <w:rPr>
            <w:rStyle w:val="Lienhypertexte"/>
            <w:rFonts w:asciiTheme="majorHAnsi" w:hAnsiTheme="majorHAnsi"/>
          </w:rPr>
          <w:t>inkscape</w:t>
        </w:r>
        <w:proofErr w:type="spellEnd"/>
      </w:hyperlink>
      <w:r w:rsidRPr="00097215">
        <w:rPr>
          <w:rFonts w:asciiTheme="majorHAnsi" w:hAnsiTheme="majorHAnsi"/>
        </w:rPr>
        <w:t xml:space="preserve"> vous pouvez retrouver les pièces reproduites avec </w:t>
      </w:r>
      <w:proofErr w:type="spellStart"/>
      <w:r w:rsidRPr="00097215">
        <w:rPr>
          <w:rFonts w:asciiTheme="majorHAnsi" w:hAnsiTheme="majorHAnsi"/>
        </w:rPr>
        <w:t>inkscape</w:t>
      </w:r>
      <w:proofErr w:type="spellEnd"/>
      <w:r w:rsidRPr="00097215">
        <w:rPr>
          <w:rFonts w:asciiTheme="majorHAnsi" w:hAnsiTheme="majorHAnsi"/>
        </w:rPr>
        <w:t xml:space="preserve"> et utilisées pour notre robot.</w:t>
      </w:r>
      <w:r w:rsidR="00B54509" w:rsidRPr="00097215">
        <w:rPr>
          <w:rFonts w:asciiTheme="majorHAnsi" w:hAnsiTheme="majorHAnsi"/>
        </w:rPr>
        <w:t xml:space="preserve"> </w:t>
      </w:r>
      <w:r w:rsidR="00F4159B">
        <w:rPr>
          <w:rFonts w:asciiTheme="majorHAnsi" w:hAnsiTheme="majorHAnsi"/>
        </w:rPr>
        <w:t>Ainsi qu’</w:t>
      </w:r>
      <w:r w:rsidR="00B54509" w:rsidRPr="00097215">
        <w:rPr>
          <w:rFonts w:asciiTheme="majorHAnsi" w:hAnsiTheme="majorHAnsi"/>
        </w:rPr>
        <w:t>un lien vers toutes les pièces réalisées.</w:t>
      </w:r>
    </w:p>
    <w:p w14:paraId="50A2189D" w14:textId="759718A5" w:rsidR="00407C1C" w:rsidRPr="00097215" w:rsidRDefault="00407C1C" w:rsidP="008147BD">
      <w:pPr>
        <w:jc w:val="both"/>
        <w:rPr>
          <w:rFonts w:asciiTheme="majorHAnsi" w:hAnsiTheme="majorHAnsi"/>
        </w:rPr>
      </w:pPr>
    </w:p>
    <w:p w14:paraId="319D7DAA" w14:textId="2EA09B0B" w:rsidR="00407C1C" w:rsidRPr="00097215" w:rsidRDefault="00407C1C" w:rsidP="008147BD">
      <w:pPr>
        <w:jc w:val="both"/>
        <w:rPr>
          <w:rFonts w:asciiTheme="majorHAnsi" w:hAnsiTheme="majorHAnsi"/>
        </w:rPr>
      </w:pPr>
    </w:p>
    <w:p w14:paraId="6268BA3A" w14:textId="66BD3CFA" w:rsidR="004F1510" w:rsidRPr="00097215" w:rsidRDefault="004F1510" w:rsidP="008147BD">
      <w:pPr>
        <w:jc w:val="both"/>
        <w:rPr>
          <w:rFonts w:asciiTheme="majorHAnsi" w:hAnsiTheme="majorHAnsi"/>
        </w:rPr>
      </w:pPr>
    </w:p>
    <w:p w14:paraId="04D930F8" w14:textId="15E2B9DA" w:rsidR="004F1510" w:rsidRPr="00097215" w:rsidRDefault="004F1510" w:rsidP="008147BD">
      <w:pPr>
        <w:jc w:val="both"/>
        <w:rPr>
          <w:rFonts w:asciiTheme="majorHAnsi" w:hAnsiTheme="majorHAnsi"/>
        </w:rPr>
      </w:pPr>
    </w:p>
    <w:p w14:paraId="3600B0AB" w14:textId="1AAFBC6F" w:rsidR="004F1510" w:rsidRPr="00097215" w:rsidRDefault="004F1510" w:rsidP="008147BD">
      <w:pPr>
        <w:jc w:val="both"/>
        <w:rPr>
          <w:rFonts w:asciiTheme="majorHAnsi" w:hAnsiTheme="majorHAnsi"/>
        </w:rPr>
      </w:pPr>
    </w:p>
    <w:p w14:paraId="0420805E" w14:textId="27F996DB" w:rsidR="00FE0E2A" w:rsidRPr="00097215" w:rsidRDefault="00FE0E2A" w:rsidP="008147BD">
      <w:pPr>
        <w:pStyle w:val="Titre2"/>
        <w:numPr>
          <w:ilvl w:val="0"/>
          <w:numId w:val="2"/>
        </w:numPr>
        <w:jc w:val="both"/>
      </w:pPr>
      <w:bookmarkStart w:id="12" w:name="_Toc11178083"/>
      <w:r w:rsidRPr="00097215">
        <w:lastRenderedPageBreak/>
        <w:t>Programmation et tests des différents composants</w:t>
      </w:r>
      <w:bookmarkEnd w:id="12"/>
    </w:p>
    <w:p w14:paraId="2CA07149" w14:textId="5D5C6FFA" w:rsidR="00672EA8" w:rsidRPr="00097215" w:rsidRDefault="00672EA8" w:rsidP="008147BD">
      <w:pPr>
        <w:jc w:val="both"/>
        <w:rPr>
          <w:rFonts w:asciiTheme="majorHAnsi" w:hAnsiTheme="majorHAnsi"/>
        </w:rPr>
      </w:pPr>
    </w:p>
    <w:p w14:paraId="538F9B40" w14:textId="35E8EEA6" w:rsidR="000D7569" w:rsidRPr="00097215" w:rsidRDefault="000D7569" w:rsidP="008147BD">
      <w:pPr>
        <w:pStyle w:val="Titre3"/>
        <w:jc w:val="both"/>
      </w:pPr>
      <w:bookmarkStart w:id="13" w:name="_Toc11178084"/>
      <w:r w:rsidRPr="00097215">
        <w:t>Les capteurs Ultrasons HC-SR04</w:t>
      </w:r>
      <w:bookmarkEnd w:id="13"/>
      <w:r w:rsidRPr="00097215">
        <w:t> </w:t>
      </w:r>
    </w:p>
    <w:p w14:paraId="43C6A38C" w14:textId="39693089" w:rsidR="000D7569" w:rsidRPr="00097215" w:rsidRDefault="000D7569" w:rsidP="008147BD">
      <w:pPr>
        <w:jc w:val="both"/>
        <w:rPr>
          <w:rFonts w:asciiTheme="majorHAnsi" w:hAnsiTheme="majorHAnsi"/>
        </w:rPr>
      </w:pPr>
    </w:p>
    <w:p w14:paraId="1377B7B0" w14:textId="060CCED4" w:rsidR="000D7569" w:rsidRPr="00097215" w:rsidRDefault="000D7569" w:rsidP="008147BD">
      <w:pPr>
        <w:jc w:val="both"/>
        <w:rPr>
          <w:rFonts w:asciiTheme="majorHAnsi" w:hAnsiTheme="majorHAnsi"/>
        </w:rPr>
      </w:pPr>
      <w:r w:rsidRPr="00097215">
        <w:rPr>
          <w:rFonts w:asciiTheme="majorHAnsi" w:hAnsiTheme="majorHAnsi"/>
        </w:rPr>
        <w:tab/>
        <w:t>1</w:t>
      </w:r>
      <w:r w:rsidRPr="00097215">
        <w:rPr>
          <w:rFonts w:asciiTheme="majorHAnsi" w:hAnsiTheme="majorHAnsi"/>
          <w:vertAlign w:val="superscript"/>
        </w:rPr>
        <w:t>ère</w:t>
      </w:r>
      <w:r w:rsidRPr="00097215">
        <w:rPr>
          <w:rFonts w:asciiTheme="majorHAnsi" w:hAnsiTheme="majorHAnsi"/>
        </w:rPr>
        <w:t xml:space="preserve"> étape : test de 1 capteur :</w:t>
      </w:r>
    </w:p>
    <w:p w14:paraId="74085ADE" w14:textId="77777777" w:rsidR="00D95B79" w:rsidRDefault="002D37CF" w:rsidP="008147BD">
      <w:pPr>
        <w:jc w:val="both"/>
        <w:rPr>
          <w:rFonts w:asciiTheme="majorHAnsi" w:hAnsiTheme="majorHAnsi"/>
        </w:rPr>
      </w:pPr>
      <w:r w:rsidRPr="00097215">
        <w:rPr>
          <w:rFonts w:asciiTheme="majorHAnsi" w:hAnsiTheme="majorHAnsi"/>
        </w:rPr>
        <w:t xml:space="preserve">On commence par tester le fonctionnement d’un capteur à l’aide du code que vous pouvez trouver en </w:t>
      </w:r>
      <w:hyperlink w:anchor="_ANNEXE_3_:" w:history="1">
        <w:r w:rsidR="00BF06A6" w:rsidRPr="00097215">
          <w:rPr>
            <w:rStyle w:val="Lienhypertexte"/>
            <w:rFonts w:asciiTheme="majorHAnsi" w:hAnsiTheme="majorHAnsi"/>
          </w:rPr>
          <w:t>a</w:t>
        </w:r>
        <w:r w:rsidRPr="00097215">
          <w:rPr>
            <w:rStyle w:val="Lienhypertexte"/>
            <w:rFonts w:asciiTheme="majorHAnsi" w:hAnsiTheme="majorHAnsi"/>
          </w:rPr>
          <w:t xml:space="preserve">nnexe 3 : test 1 capteur. </w:t>
        </w:r>
      </w:hyperlink>
      <w:r w:rsidR="00B32E42" w:rsidRPr="00097215">
        <w:rPr>
          <w:rFonts w:asciiTheme="majorHAnsi" w:hAnsiTheme="majorHAnsi"/>
        </w:rPr>
        <w:t xml:space="preserve"> On cherche à calculer la distance entre </w:t>
      </w:r>
      <w:r w:rsidR="00BF06A6" w:rsidRPr="00097215">
        <w:rPr>
          <w:rFonts w:asciiTheme="majorHAnsi" w:hAnsiTheme="majorHAnsi"/>
        </w:rPr>
        <w:t>un</w:t>
      </w:r>
      <w:r w:rsidR="00B32E42" w:rsidRPr="00097215">
        <w:rPr>
          <w:rFonts w:asciiTheme="majorHAnsi" w:hAnsiTheme="majorHAnsi"/>
        </w:rPr>
        <w:t xml:space="preserve"> capteur et un obstacle.</w:t>
      </w:r>
    </w:p>
    <w:p w14:paraId="1C0A3E88" w14:textId="77777777" w:rsidR="00D95B79" w:rsidRDefault="00D95B79" w:rsidP="00D95B79">
      <w:pPr>
        <w:ind w:left="1067"/>
        <w:rPr>
          <w:rFonts w:asciiTheme="majorHAnsi" w:hAnsiTheme="majorHAnsi"/>
          <w:b/>
        </w:rPr>
      </w:pPr>
      <w:r w:rsidRPr="00D95B79">
        <w:rPr>
          <w:rFonts w:asciiTheme="majorHAnsi" w:hAnsiTheme="majorHAnsi"/>
          <w:b/>
        </w:rPr>
        <w:t xml:space="preserve">Distance = ([Durée du niveau haut] * [vitesse du son :340m/s]) / 2 </w:t>
      </w:r>
    </w:p>
    <w:p w14:paraId="14812541" w14:textId="3785448C" w:rsidR="00D95B79" w:rsidRPr="00D95B79" w:rsidRDefault="00D95B79" w:rsidP="00D95B79">
      <w:pPr>
        <w:rPr>
          <w:rFonts w:asciiTheme="majorHAnsi" w:hAnsiTheme="majorHAnsi"/>
        </w:rPr>
      </w:pPr>
      <w:r w:rsidRPr="00D95B79">
        <w:rPr>
          <w:rFonts w:asciiTheme="majorHAnsi" w:hAnsiTheme="majorHAnsi"/>
        </w:rPr>
        <w:t xml:space="preserve">Représente la distance entre le capteur et l’obstacle où </w:t>
      </w:r>
      <w:r w:rsidRPr="00D95B79">
        <w:rPr>
          <w:rFonts w:asciiTheme="majorHAnsi" w:hAnsiTheme="majorHAnsi"/>
          <w:b/>
        </w:rPr>
        <w:t>Durée du niveau haut</w:t>
      </w:r>
      <w:r w:rsidRPr="00D95B79">
        <w:rPr>
          <w:rFonts w:asciiTheme="majorHAnsi" w:hAnsiTheme="majorHAnsi"/>
        </w:rPr>
        <w:t xml:space="preserve"> représente la durée de l’impulsion durant au moins 10μs pour que le module démarre sa lecture.</w:t>
      </w:r>
    </w:p>
    <w:p w14:paraId="397EF9EB" w14:textId="77777777" w:rsidR="00D95B79" w:rsidRPr="00D95B79" w:rsidRDefault="00D95B79" w:rsidP="00D95B79">
      <w:pPr>
        <w:rPr>
          <w:rFonts w:asciiTheme="majorHAnsi" w:hAnsiTheme="majorHAnsi"/>
        </w:rPr>
      </w:pPr>
      <w:r w:rsidRPr="00D95B79">
        <w:rPr>
          <w:rFonts w:asciiTheme="majorHAnsi" w:hAnsiTheme="majorHAnsi"/>
        </w:rPr>
        <w:t xml:space="preserve">On peut simplifier cette formule grâce aux informations du constructeur : </w:t>
      </w:r>
    </w:p>
    <w:p w14:paraId="574674E7" w14:textId="77777777" w:rsidR="00D95B79" w:rsidRPr="00D95B79" w:rsidRDefault="00D95B79" w:rsidP="00D95B79">
      <w:pPr>
        <w:jc w:val="center"/>
        <w:rPr>
          <w:rFonts w:asciiTheme="majorHAnsi" w:hAnsiTheme="majorHAnsi"/>
          <w:b/>
        </w:rPr>
      </w:pPr>
      <w:r w:rsidRPr="00D95B79">
        <w:rPr>
          <w:rFonts w:asciiTheme="majorHAnsi" w:hAnsiTheme="majorHAnsi"/>
          <w:b/>
        </w:rPr>
        <w:t>Distance (cm) = impulsion (µs) / 58</w:t>
      </w:r>
    </w:p>
    <w:p w14:paraId="18C7B681" w14:textId="0EA37D9D" w:rsidR="00B32E42" w:rsidRPr="00097215" w:rsidRDefault="00B32E42" w:rsidP="008147BD">
      <w:pPr>
        <w:jc w:val="both"/>
        <w:rPr>
          <w:rFonts w:asciiTheme="majorHAnsi" w:hAnsiTheme="majorHAnsi"/>
        </w:rPr>
      </w:pPr>
      <w:r w:rsidRPr="00097215">
        <w:rPr>
          <w:rFonts w:asciiTheme="majorHAnsi" w:hAnsiTheme="majorHAnsi"/>
        </w:rPr>
        <w:t xml:space="preserve">Les </w:t>
      </w:r>
      <w:r w:rsidR="00FA52D3" w:rsidRPr="00097215">
        <w:rPr>
          <w:rFonts w:asciiTheme="majorHAnsi" w:hAnsiTheme="majorHAnsi"/>
        </w:rPr>
        <w:t xml:space="preserve">données concernant le capteur HC-SR04 (voir </w:t>
      </w:r>
      <w:hyperlink w:anchor="_ANNEXE_1_:" w:history="1">
        <w:r w:rsidR="00FA52D3" w:rsidRPr="00097215">
          <w:rPr>
            <w:rStyle w:val="Lienhypertexte"/>
            <w:rFonts w:asciiTheme="majorHAnsi" w:hAnsiTheme="majorHAnsi"/>
          </w:rPr>
          <w:t>annexe 1 : positions des capteurs</w:t>
        </w:r>
      </w:hyperlink>
      <w:r w:rsidR="00FA52D3" w:rsidRPr="00097215">
        <w:rPr>
          <w:rFonts w:asciiTheme="majorHAnsi" w:hAnsiTheme="majorHAnsi"/>
        </w:rPr>
        <w:t>) se valident :</w:t>
      </w:r>
    </w:p>
    <w:p w14:paraId="1CF5300B" w14:textId="1683E0EC" w:rsidR="00B32E42" w:rsidRPr="00097215" w:rsidRDefault="00B32E42" w:rsidP="007B0DB0">
      <w:pPr>
        <w:pStyle w:val="Paragraphedeliste"/>
        <w:numPr>
          <w:ilvl w:val="0"/>
          <w:numId w:val="18"/>
        </w:numPr>
        <w:jc w:val="both"/>
        <w:rPr>
          <w:rFonts w:asciiTheme="majorHAnsi" w:hAnsiTheme="majorHAnsi"/>
        </w:rPr>
      </w:pPr>
      <w:r w:rsidRPr="00097215">
        <w:rPr>
          <w:rFonts w:asciiTheme="majorHAnsi" w:hAnsiTheme="majorHAnsi"/>
        </w:rPr>
        <w:t xml:space="preserve">La distance minimale de détection optimale est d’environ 2 cm. </w:t>
      </w:r>
    </w:p>
    <w:p w14:paraId="0E1B8566" w14:textId="46F3836A" w:rsidR="00B32E42" w:rsidRDefault="00B32E42" w:rsidP="007B0DB0">
      <w:pPr>
        <w:pStyle w:val="Paragraphedeliste"/>
        <w:numPr>
          <w:ilvl w:val="0"/>
          <w:numId w:val="18"/>
        </w:numPr>
        <w:jc w:val="both"/>
        <w:rPr>
          <w:rFonts w:asciiTheme="majorHAnsi" w:hAnsiTheme="majorHAnsi"/>
        </w:rPr>
      </w:pPr>
      <w:r w:rsidRPr="00097215">
        <w:rPr>
          <w:rFonts w:asciiTheme="majorHAnsi" w:hAnsiTheme="majorHAnsi"/>
        </w:rPr>
        <w:t xml:space="preserve">La distance maximale de détection optimale se situe entre 2 à 4m en fonction du matériau. </w:t>
      </w:r>
    </w:p>
    <w:p w14:paraId="27C13BFC" w14:textId="0D7970ED" w:rsidR="00B32E42" w:rsidRPr="00097215" w:rsidRDefault="00B32E42" w:rsidP="008147BD">
      <w:pPr>
        <w:jc w:val="both"/>
        <w:rPr>
          <w:rFonts w:asciiTheme="majorHAnsi" w:hAnsiTheme="majorHAnsi"/>
        </w:rPr>
      </w:pPr>
      <w:r w:rsidRPr="00097215">
        <w:rPr>
          <w:rFonts w:asciiTheme="majorHAnsi" w:hAnsiTheme="majorHAnsi"/>
        </w:rPr>
        <w:tab/>
        <w:t>2</w:t>
      </w:r>
      <w:r w:rsidRPr="00097215">
        <w:rPr>
          <w:rFonts w:asciiTheme="majorHAnsi" w:hAnsiTheme="majorHAnsi"/>
          <w:vertAlign w:val="superscript"/>
        </w:rPr>
        <w:t>ème</w:t>
      </w:r>
      <w:r w:rsidRPr="00097215">
        <w:rPr>
          <w:rFonts w:asciiTheme="majorHAnsi" w:hAnsiTheme="majorHAnsi"/>
        </w:rPr>
        <w:t xml:space="preserve"> étape : test de 3 capteurs :</w:t>
      </w:r>
    </w:p>
    <w:p w14:paraId="06EDE5DB" w14:textId="161BCBF3" w:rsidR="00B32E42" w:rsidRPr="00097215" w:rsidRDefault="00296BE3" w:rsidP="008147BD">
      <w:pPr>
        <w:jc w:val="both"/>
        <w:rPr>
          <w:rFonts w:asciiTheme="majorHAnsi" w:hAnsiTheme="majorHAnsi"/>
        </w:rPr>
      </w:pPr>
      <w:r w:rsidRPr="00097215">
        <w:rPr>
          <w:rFonts w:asciiTheme="majorHAnsi" w:hAnsiTheme="majorHAnsi"/>
        </w:rPr>
        <w:t xml:space="preserve">En suivant la même logique que précédemment on test le fonctionnement de 3 capteurs </w:t>
      </w:r>
      <w:r w:rsidR="00BF08A8" w:rsidRPr="00097215">
        <w:rPr>
          <w:rFonts w:asciiTheme="majorHAnsi" w:hAnsiTheme="majorHAnsi"/>
        </w:rPr>
        <w:t xml:space="preserve">à l’aide du code que vous pouvez trouver en </w:t>
      </w:r>
      <w:hyperlink w:anchor="_ANNEXE_4_:" w:history="1">
        <w:r w:rsidR="00BF06A6" w:rsidRPr="00097215">
          <w:rPr>
            <w:rStyle w:val="Lienhypertexte"/>
            <w:rFonts w:asciiTheme="majorHAnsi" w:hAnsiTheme="majorHAnsi"/>
          </w:rPr>
          <w:t>a</w:t>
        </w:r>
        <w:r w:rsidR="00BF08A8" w:rsidRPr="00097215">
          <w:rPr>
            <w:rStyle w:val="Lienhypertexte"/>
            <w:rFonts w:asciiTheme="majorHAnsi" w:hAnsiTheme="majorHAnsi"/>
          </w:rPr>
          <w:t>nnexe 4 : test 3 capteurs</w:t>
        </w:r>
      </w:hyperlink>
      <w:r w:rsidR="00BF08A8" w:rsidRPr="00097215">
        <w:rPr>
          <w:rFonts w:asciiTheme="majorHAnsi" w:hAnsiTheme="majorHAnsi"/>
        </w:rPr>
        <w:t xml:space="preserve"> </w:t>
      </w:r>
      <w:r w:rsidRPr="00097215">
        <w:rPr>
          <w:rFonts w:asciiTheme="majorHAnsi" w:hAnsiTheme="majorHAnsi"/>
        </w:rPr>
        <w:t xml:space="preserve">et on obtient les résultats </w:t>
      </w:r>
      <w:r w:rsidR="007B0DB0" w:rsidRPr="00097215">
        <w:rPr>
          <w:rFonts w:asciiTheme="majorHAnsi" w:hAnsiTheme="majorHAnsi"/>
        </w:rPr>
        <w:t>s</w:t>
      </w:r>
      <w:r w:rsidRPr="00097215">
        <w:rPr>
          <w:rFonts w:asciiTheme="majorHAnsi" w:hAnsiTheme="majorHAnsi"/>
        </w:rPr>
        <w:t>uivants </w:t>
      </w:r>
      <w:r w:rsidR="007B0DB0" w:rsidRPr="00097215">
        <w:rPr>
          <w:rFonts w:asciiTheme="majorHAnsi" w:hAnsiTheme="majorHAnsi"/>
        </w:rPr>
        <w:t>(</w:t>
      </w:r>
      <w:r w:rsidRPr="00097215">
        <w:rPr>
          <w:rFonts w:asciiTheme="majorHAnsi" w:hAnsiTheme="majorHAnsi"/>
        </w:rPr>
        <w:t>suivant l’environnement de</w:t>
      </w:r>
      <w:r w:rsidR="007B0DB0" w:rsidRPr="00097215">
        <w:rPr>
          <w:rFonts w:asciiTheme="majorHAnsi" w:hAnsiTheme="majorHAnsi"/>
        </w:rPr>
        <w:t xml:space="preserve"> l’ </w:t>
      </w:r>
      <w:r w:rsidR="007B0DB0" w:rsidRPr="00097215">
        <w:rPr>
          <w:rStyle w:val="Lienhypertexte"/>
          <w:rFonts w:asciiTheme="majorHAnsi" w:hAnsiTheme="majorHAnsi"/>
        </w:rPr>
        <w:t>image 1: test capteurs</w:t>
      </w:r>
      <w:r w:rsidR="007B0DB0" w:rsidRPr="00097215">
        <w:rPr>
          <w:rFonts w:asciiTheme="majorHAnsi" w:hAnsiTheme="majorHAnsi"/>
        </w:rPr>
        <w:t>)</w:t>
      </w:r>
      <w:r w:rsidR="002B43EF" w:rsidRPr="00097215">
        <w:rPr>
          <w:rFonts w:asciiTheme="majorHAnsi" w:hAnsiTheme="majorHAnsi"/>
        </w:rPr>
        <w:t>:</w:t>
      </w:r>
      <w:r w:rsidRPr="00097215">
        <w:rPr>
          <w:rFonts w:asciiTheme="majorHAnsi" w:hAnsiTheme="majorHAnsi"/>
        </w:rPr>
        <w:t xml:space="preserve"> </w:t>
      </w:r>
    </w:p>
    <w:p w14:paraId="136DE653" w14:textId="1CEFB2CD" w:rsidR="002B43EF" w:rsidRPr="00097215" w:rsidRDefault="004F3B1A"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9296" behindDoc="0" locked="0" layoutInCell="1" allowOverlap="1" wp14:anchorId="7E6FD5F0" wp14:editId="3D328CB2">
                <wp:simplePos x="0" y="0"/>
                <wp:positionH relativeFrom="column">
                  <wp:posOffset>3308622</wp:posOffset>
                </wp:positionH>
                <wp:positionV relativeFrom="paragraph">
                  <wp:posOffset>49802</wp:posOffset>
                </wp:positionV>
                <wp:extent cx="2301240" cy="3215640"/>
                <wp:effectExtent l="19050" t="19050" r="22860" b="3810"/>
                <wp:wrapThrough wrapText="bothSides">
                  <wp:wrapPolygon edited="0">
                    <wp:start x="-179" y="-128"/>
                    <wp:lineTo x="-179" y="21498"/>
                    <wp:lineTo x="21636" y="21498"/>
                    <wp:lineTo x="21636" y="-128"/>
                    <wp:lineTo x="-179" y="-128"/>
                  </wp:wrapPolygon>
                </wp:wrapThrough>
                <wp:docPr id="27" name="Groupe 27"/>
                <wp:cNvGraphicFramePr/>
                <a:graphic xmlns:a="http://schemas.openxmlformats.org/drawingml/2006/main">
                  <a:graphicData uri="http://schemas.microsoft.com/office/word/2010/wordprocessingGroup">
                    <wpg:wgp>
                      <wpg:cNvGrpSpPr/>
                      <wpg:grpSpPr>
                        <a:xfrm>
                          <a:off x="0" y="0"/>
                          <a:ext cx="2301240" cy="3215640"/>
                          <a:chOff x="0" y="0"/>
                          <a:chExt cx="2301240" cy="3215640"/>
                        </a:xfrm>
                      </wpg:grpSpPr>
                      <pic:pic xmlns:pic="http://schemas.openxmlformats.org/drawingml/2006/picture">
                        <pic:nvPicPr>
                          <pic:cNvPr id="16" name="Imag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620" y="0"/>
                            <a:ext cx="2293620" cy="2894330"/>
                          </a:xfrm>
                          <a:prstGeom prst="rect">
                            <a:avLst/>
                          </a:prstGeom>
                          <a:ln>
                            <a:solidFill>
                              <a:schemeClr val="tx1"/>
                            </a:solidFill>
                          </a:ln>
                        </pic:spPr>
                      </pic:pic>
                      <wps:wsp>
                        <wps:cNvPr id="26" name="Zone de texte 26"/>
                        <wps:cNvSpPr txBox="1"/>
                        <wps:spPr>
                          <a:xfrm>
                            <a:off x="0" y="2948940"/>
                            <a:ext cx="2293620" cy="266700"/>
                          </a:xfrm>
                          <a:prstGeom prst="rect">
                            <a:avLst/>
                          </a:prstGeom>
                          <a:solidFill>
                            <a:prstClr val="white"/>
                          </a:solidFill>
                          <a:ln>
                            <a:noFill/>
                          </a:ln>
                        </wps:spPr>
                        <wps:txbx>
                          <w:txbxContent>
                            <w:p w14:paraId="2FFE0550" w14:textId="399E8B70" w:rsidR="000D7154" w:rsidRPr="00F03766" w:rsidRDefault="000D7154"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FD5F0" id="Groupe 27" o:spid="_x0000_s1029" style="position:absolute;left:0;text-align:left;margin-left:260.5pt;margin-top:3.9pt;width:181.2pt;height:253.2pt;z-index:251639296" coordsize="23012,32156"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30" type="#_x0000_t75" style="position:absolute;left:76;width:22936;height:289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" stroked="t" strokecolor="black [3213]">
                  <v:imagedata r:id="rId18" o:title=""/>
                  <v:path arrowok="t"/>
                </v:shape>
                <v:shape id="Zone de texte 26" o:spid="_x0000_s1031" type="#_x0000_t202" style="position:absolute;top:29489;width:2293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thn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" stroked="f">
                  <v:textbox style="mso-fit-shape-to-text:t" inset="0,0,0,0">
                    <w:txbxContent>
                      <w:p w14:paraId="2FFE0550" w14:textId="399E8B70" w:rsidR="000D7154" w:rsidRPr="00F03766" w:rsidRDefault="000D7154"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v:textbox>
                </v:shape>
                <w10:wrap type="through"/>
              </v:group>
            </w:pict>
          </mc:Fallback>
        </mc:AlternateContent>
      </w:r>
      <w:r w:rsidR="00245D6F" w:rsidRPr="00097215">
        <w:rPr>
          <w:rFonts w:asciiTheme="majorHAnsi" w:hAnsiTheme="majorHAnsi"/>
        </w:rPr>
        <w:t xml:space="preserve">Ordre de détection : </w:t>
      </w:r>
      <w:r w:rsidR="002B43EF" w:rsidRPr="00097215">
        <w:rPr>
          <w:rFonts w:asciiTheme="majorHAnsi" w:hAnsiTheme="majorHAnsi"/>
        </w:rPr>
        <w:t>Capteur avant |capteur gauche | capteur droit</w:t>
      </w:r>
    </w:p>
    <w:p w14:paraId="1DF2883F" w14:textId="10E39226"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200.77mm </w:t>
      </w:r>
    </w:p>
    <w:p w14:paraId="7C619C18"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47AE424C"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65.96mm </w:t>
      </w:r>
    </w:p>
    <w:p w14:paraId="033247F0" w14:textId="77777777" w:rsidR="00296BE3" w:rsidRPr="00097215" w:rsidRDefault="00296BE3" w:rsidP="008147BD">
      <w:pPr>
        <w:spacing w:after="0" w:line="240" w:lineRule="auto"/>
        <w:ind w:left="1416"/>
        <w:jc w:val="both"/>
        <w:rPr>
          <w:rFonts w:asciiTheme="majorHAnsi" w:hAnsiTheme="majorHAnsi"/>
        </w:rPr>
      </w:pPr>
    </w:p>
    <w:p w14:paraId="3AFE6C00"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4D81FD1D"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25.67mm </w:t>
      </w:r>
    </w:p>
    <w:p w14:paraId="0ED82C76"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65.62mm </w:t>
      </w:r>
    </w:p>
    <w:p w14:paraId="162E6610" w14:textId="77777777" w:rsidR="00296BE3" w:rsidRPr="00097215" w:rsidRDefault="00296BE3" w:rsidP="008147BD">
      <w:pPr>
        <w:spacing w:after="0" w:line="240" w:lineRule="auto"/>
        <w:ind w:left="1416"/>
        <w:jc w:val="both"/>
        <w:rPr>
          <w:rFonts w:asciiTheme="majorHAnsi" w:hAnsiTheme="majorHAnsi"/>
        </w:rPr>
      </w:pPr>
    </w:p>
    <w:p w14:paraId="0D0E3A53"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75E032B4"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57B490C1" w14:textId="35061834"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Distance: 65.11mm</w:t>
      </w:r>
    </w:p>
    <w:p w14:paraId="5F5E99D3" w14:textId="77777777" w:rsidR="00B32E42" w:rsidRPr="00097215" w:rsidRDefault="00B32E42" w:rsidP="00A90928">
      <w:pPr>
        <w:rPr>
          <w:rFonts w:asciiTheme="majorHAnsi" w:hAnsiTheme="majorHAnsi"/>
        </w:rPr>
      </w:pPr>
    </w:p>
    <w:p w14:paraId="04F23348" w14:textId="77777777" w:rsidR="00A90928" w:rsidRPr="00097215" w:rsidRDefault="00A90928" w:rsidP="00A90928">
      <w:pPr>
        <w:rPr>
          <w:rFonts w:asciiTheme="majorHAnsi" w:hAnsiTheme="majorHAnsi"/>
        </w:rPr>
      </w:pPr>
    </w:p>
    <w:p w14:paraId="4CBFEF81" w14:textId="69FE1144" w:rsidR="00FE0E2A" w:rsidRPr="00097215" w:rsidRDefault="000D7569" w:rsidP="008147BD">
      <w:pPr>
        <w:pStyle w:val="Titre3"/>
      </w:pPr>
      <w:bookmarkStart w:id="14" w:name="_Toc11178085"/>
      <w:r w:rsidRPr="00097215">
        <w:lastRenderedPageBreak/>
        <w:t>Les moteurs</w:t>
      </w:r>
      <w:bookmarkEnd w:id="14"/>
      <w:r w:rsidRPr="00097215">
        <w:t> </w:t>
      </w:r>
      <w:r w:rsidR="00261AF0" w:rsidRPr="00097215">
        <w:br/>
      </w:r>
    </w:p>
    <w:p w14:paraId="139256BF" w14:textId="64B9377F" w:rsidR="00BA1273" w:rsidRPr="00097215" w:rsidRDefault="00BA1273" w:rsidP="008147BD">
      <w:pPr>
        <w:jc w:val="both"/>
        <w:rPr>
          <w:rFonts w:asciiTheme="majorHAnsi" w:hAnsiTheme="majorHAnsi"/>
        </w:rPr>
      </w:pPr>
      <w:r w:rsidRPr="00097215">
        <w:rPr>
          <w:rFonts w:asciiTheme="majorHAnsi" w:hAnsiTheme="majorHAnsi"/>
        </w:rPr>
        <w:t>E</w:t>
      </w:r>
      <w:r w:rsidR="00017153" w:rsidRPr="00097215">
        <w:rPr>
          <w:rFonts w:asciiTheme="majorHAnsi" w:hAnsiTheme="majorHAnsi"/>
        </w:rPr>
        <w:t>n</w:t>
      </w:r>
      <w:r w:rsidRPr="00097215">
        <w:rPr>
          <w:rFonts w:asciiTheme="majorHAnsi" w:hAnsiTheme="majorHAnsi"/>
        </w:rPr>
        <w:t xml:space="preserve"> ce </w:t>
      </w:r>
      <w:r w:rsidR="00635A92" w:rsidRPr="00097215">
        <w:rPr>
          <w:rFonts w:asciiTheme="majorHAnsi" w:hAnsiTheme="majorHAnsi"/>
        </w:rPr>
        <w:t>qui</w:t>
      </w:r>
      <w:r w:rsidRPr="00097215">
        <w:rPr>
          <w:rFonts w:asciiTheme="majorHAnsi" w:hAnsiTheme="majorHAnsi"/>
        </w:rPr>
        <w:t xml:space="preserve"> concerne les </w:t>
      </w:r>
      <w:r w:rsidR="00017153" w:rsidRPr="00097215">
        <w:rPr>
          <w:rFonts w:asciiTheme="majorHAnsi" w:hAnsiTheme="majorHAnsi"/>
        </w:rPr>
        <w:t>m</w:t>
      </w:r>
      <w:r w:rsidRPr="00097215">
        <w:rPr>
          <w:rFonts w:asciiTheme="majorHAnsi" w:hAnsiTheme="majorHAnsi"/>
        </w:rPr>
        <w:t xml:space="preserve">oteurs, nous utilisons la librairie </w:t>
      </w:r>
      <w:r w:rsidRPr="00097215">
        <w:rPr>
          <w:rFonts w:asciiTheme="majorHAnsi" w:hAnsiTheme="majorHAnsi"/>
          <w:b/>
        </w:rPr>
        <w:t>Adafruit_MotorShield</w:t>
      </w:r>
      <w:r w:rsidRPr="00097215">
        <w:rPr>
          <w:rFonts w:asciiTheme="majorHAnsi" w:hAnsiTheme="majorHAnsi"/>
        </w:rPr>
        <w:t xml:space="preserve"> </w:t>
      </w:r>
      <w:r w:rsidR="00904262" w:rsidRPr="00097215">
        <w:rPr>
          <w:rFonts w:asciiTheme="majorHAnsi" w:hAnsiTheme="majorHAnsi"/>
        </w:rPr>
        <w:t>ce qui facilite l</w:t>
      </w:r>
      <w:r w:rsidR="007A15F4" w:rsidRPr="00097215">
        <w:rPr>
          <w:rFonts w:asciiTheme="majorHAnsi" w:hAnsiTheme="majorHAnsi"/>
        </w:rPr>
        <w:t>eur définition</w:t>
      </w:r>
      <w:r w:rsidR="00904262" w:rsidRPr="00097215">
        <w:rPr>
          <w:rFonts w:asciiTheme="majorHAnsi" w:hAnsiTheme="majorHAnsi"/>
        </w:rPr>
        <w:t xml:space="preserve"> </w:t>
      </w:r>
      <w:r w:rsidR="00635A92" w:rsidRPr="00097215">
        <w:rPr>
          <w:rFonts w:asciiTheme="majorHAnsi" w:hAnsiTheme="majorHAnsi"/>
        </w:rPr>
        <w:t>comme</w:t>
      </w:r>
      <w:r w:rsidR="00904262" w:rsidRPr="00097215">
        <w:rPr>
          <w:rFonts w:asciiTheme="majorHAnsi" w:hAnsiTheme="majorHAnsi"/>
        </w:rPr>
        <w:t xml:space="preserve"> on le </w:t>
      </w:r>
      <w:r w:rsidR="00635A92" w:rsidRPr="00097215">
        <w:rPr>
          <w:rFonts w:asciiTheme="majorHAnsi" w:hAnsiTheme="majorHAnsi"/>
        </w:rPr>
        <w:t>voit</w:t>
      </w:r>
      <w:r w:rsidR="00904262" w:rsidRPr="00097215">
        <w:rPr>
          <w:rFonts w:asciiTheme="majorHAnsi" w:hAnsiTheme="majorHAnsi"/>
        </w:rPr>
        <w:t xml:space="preserve"> ci-dessous dans l’extrait de code : </w:t>
      </w:r>
    </w:p>
    <w:p w14:paraId="1BF2E2A2" w14:textId="72843EDB" w:rsidR="00C11015" w:rsidRPr="00097215" w:rsidRDefault="00AE3D91" w:rsidP="008147BD">
      <w:pPr>
        <w:jc w:val="both"/>
        <w:rPr>
          <w:rFonts w:asciiTheme="majorHAnsi" w:hAnsiTheme="majorHAnsi"/>
        </w:rPr>
      </w:pPr>
      <w:r w:rsidRPr="000A7C23">
        <w:rPr>
          <w:rFonts w:ascii="Arial Nova Cond Light" w:hAnsi="Arial Nova Cond Light"/>
          <w:noProof/>
        </w:rPr>
        <mc:AlternateContent>
          <mc:Choice Requires="wps">
            <w:drawing>
              <wp:anchor distT="0" distB="0" distL="114300" distR="114300" simplePos="0" relativeHeight="251654656" behindDoc="0" locked="0" layoutInCell="1" allowOverlap="1" wp14:anchorId="63DAF7F8" wp14:editId="0A9CB1D4">
                <wp:simplePos x="0" y="0"/>
                <wp:positionH relativeFrom="column">
                  <wp:posOffset>-48895</wp:posOffset>
                </wp:positionH>
                <wp:positionV relativeFrom="paragraph">
                  <wp:posOffset>204992</wp:posOffset>
                </wp:positionV>
                <wp:extent cx="5836920" cy="20116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836920" cy="201168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C2BDEA" id="Rectangle 17" o:spid="_x0000_s1026" style="position:absolute;margin-left:-3.85pt;margin-top:16.15pt;width:459.6pt;height:158.4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" filled="f" strokecolor="black [3213]" strokeweight="1pt">
                <v:stroke dashstyle="longDashDotDot"/>
              </v:rect>
            </w:pict>
          </mc:Fallback>
        </mc:AlternateContent>
      </w:r>
    </w:p>
    <w:p w14:paraId="610EDC51" w14:textId="6C57772F" w:rsidR="00BA1273" w:rsidRPr="000D7154" w:rsidRDefault="00BA1273" w:rsidP="00C11015">
      <w:pPr>
        <w:ind w:firstLine="708"/>
        <w:jc w:val="both"/>
        <w:rPr>
          <w:rFonts w:ascii="Arial Nova Cond Light" w:hAnsi="Arial Nova Cond Light"/>
          <w:lang w:val="en-US"/>
          <w:rPrChange w:id="15" w:author="Microsoft Office User" w:date="2019-06-12T09:19:00Z">
            <w:rPr>
              <w:rFonts w:ascii="Arial Nova Cond Light" w:hAnsi="Arial Nova Cond Light"/>
            </w:rPr>
          </w:rPrChange>
        </w:rPr>
      </w:pPr>
      <w:r w:rsidRPr="000D7154">
        <w:rPr>
          <w:rFonts w:ascii="Arial Nova Cond Light" w:hAnsi="Arial Nova Cond Light"/>
          <w:lang w:val="en-US"/>
          <w:rPrChange w:id="16" w:author="Microsoft Office User" w:date="2019-06-12T09:19:00Z">
            <w:rPr>
              <w:rFonts w:ascii="Arial Nova Cond Light" w:hAnsi="Arial Nova Cond Light"/>
            </w:rPr>
          </w:rPrChange>
        </w:rPr>
        <w:t>#include &lt;</w:t>
      </w:r>
      <w:proofErr w:type="spellStart"/>
      <w:r w:rsidRPr="000D7154">
        <w:rPr>
          <w:rFonts w:ascii="Arial Nova Cond Light" w:hAnsi="Arial Nova Cond Light"/>
          <w:color w:val="E36C0A" w:themeColor="accent6" w:themeShade="BF"/>
          <w:lang w:val="en-US"/>
          <w:rPrChange w:id="17" w:author="Microsoft Office User" w:date="2019-06-12T09:19:00Z">
            <w:rPr>
              <w:rFonts w:ascii="Arial Nova Cond Light" w:hAnsi="Arial Nova Cond Light"/>
              <w:color w:val="E36C0A" w:themeColor="accent6" w:themeShade="BF"/>
            </w:rPr>
          </w:rPrChange>
        </w:rPr>
        <w:t>Adafruit_MotorShield</w:t>
      </w:r>
      <w:r w:rsidRPr="000D7154">
        <w:rPr>
          <w:rFonts w:ascii="Arial Nova Cond Light" w:hAnsi="Arial Nova Cond Light"/>
          <w:lang w:val="en-US"/>
          <w:rPrChange w:id="18" w:author="Microsoft Office User" w:date="2019-06-12T09:19:00Z">
            <w:rPr>
              <w:rFonts w:ascii="Arial Nova Cond Light" w:hAnsi="Arial Nova Cond Light"/>
            </w:rPr>
          </w:rPrChange>
        </w:rPr>
        <w:t>.h</w:t>
      </w:r>
      <w:proofErr w:type="spellEnd"/>
      <w:r w:rsidRPr="000D7154">
        <w:rPr>
          <w:rFonts w:ascii="Arial Nova Cond Light" w:hAnsi="Arial Nova Cond Light"/>
          <w:lang w:val="en-US"/>
          <w:rPrChange w:id="19" w:author="Microsoft Office User" w:date="2019-06-12T09:19:00Z">
            <w:rPr>
              <w:rFonts w:ascii="Arial Nova Cond Light" w:hAnsi="Arial Nova Cond Light"/>
            </w:rPr>
          </w:rPrChange>
        </w:rPr>
        <w:t>&gt;</w:t>
      </w:r>
    </w:p>
    <w:p w14:paraId="29008F93" w14:textId="7ED64B50" w:rsidR="001649A1" w:rsidRPr="000D7154" w:rsidRDefault="001649A1" w:rsidP="008147BD">
      <w:pPr>
        <w:spacing w:after="0" w:line="240" w:lineRule="auto"/>
        <w:rPr>
          <w:rFonts w:ascii="Arial Nova Cond Light" w:hAnsi="Arial Nova Cond Light"/>
          <w:lang w:val="en-US"/>
          <w:rPrChange w:id="20" w:author="Microsoft Office User" w:date="2019-06-12T09:19:00Z">
            <w:rPr>
              <w:rFonts w:ascii="Arial Nova Cond Light" w:hAnsi="Arial Nova Cond Light"/>
            </w:rPr>
          </w:rPrChange>
        </w:rPr>
      </w:pPr>
      <w:r w:rsidRPr="000D7154">
        <w:rPr>
          <w:rFonts w:ascii="Arial Nova Cond Light" w:hAnsi="Arial Nova Cond Light"/>
          <w:lang w:val="en-US"/>
          <w:rPrChange w:id="21" w:author="Microsoft Office User" w:date="2019-06-12T09:19:00Z">
            <w:rPr>
              <w:rFonts w:ascii="Arial Nova Cond Light" w:hAnsi="Arial Nova Cond Light"/>
            </w:rPr>
          </w:rPrChange>
        </w:rPr>
        <w:tab/>
      </w:r>
      <w:r w:rsidRPr="000D7154">
        <w:rPr>
          <w:rFonts w:ascii="Arial Nova Cond Light" w:hAnsi="Arial Nova Cond Light"/>
          <w:lang w:val="en-US"/>
          <w:rPrChange w:id="22" w:author="Microsoft Office User" w:date="2019-06-12T09:19:00Z">
            <w:rPr>
              <w:rFonts w:ascii="Arial Nova Cond Light" w:hAnsi="Arial Nova Cond Light"/>
            </w:rPr>
          </w:rPrChange>
        </w:rPr>
        <w:tab/>
        <w:t>*******</w:t>
      </w:r>
    </w:p>
    <w:p w14:paraId="45279808" w14:textId="5EE3DDDA" w:rsidR="00BA1273" w:rsidRPr="000D7154" w:rsidRDefault="00BA1273" w:rsidP="008147BD">
      <w:pPr>
        <w:spacing w:after="0" w:line="240" w:lineRule="auto"/>
        <w:ind w:left="708"/>
        <w:rPr>
          <w:rFonts w:ascii="Arial Nova Cond Light" w:hAnsi="Arial Nova Cond Light"/>
          <w:lang w:val="en-US"/>
          <w:rPrChange w:id="23" w:author="Microsoft Office User" w:date="2019-06-12T09:19:00Z">
            <w:rPr>
              <w:rFonts w:ascii="Arial Nova Cond Light" w:hAnsi="Arial Nova Cond Light"/>
            </w:rPr>
          </w:rPrChange>
        </w:rPr>
      </w:pPr>
      <w:r w:rsidRPr="000D7154">
        <w:rPr>
          <w:rFonts w:ascii="Arial Nova Cond Light" w:hAnsi="Arial Nova Cond Light"/>
          <w:lang w:val="en-US"/>
          <w:rPrChange w:id="24" w:author="Microsoft Office User" w:date="2019-06-12T09:19:00Z">
            <w:rPr>
              <w:rFonts w:ascii="Arial Nova Cond Light" w:hAnsi="Arial Nova Cond Light"/>
            </w:rPr>
          </w:rPrChange>
        </w:rPr>
        <w:t xml:space="preserve">// Create the motor shield object </w:t>
      </w:r>
      <w:r w:rsidR="00904262" w:rsidRPr="000D7154">
        <w:rPr>
          <w:rFonts w:ascii="Arial Nova Cond Light" w:hAnsi="Arial Nova Cond Light"/>
          <w:lang w:val="en-US"/>
          <w:rPrChange w:id="25" w:author="Microsoft Office User" w:date="2019-06-12T09:19:00Z">
            <w:rPr>
              <w:rFonts w:ascii="Arial Nova Cond Light" w:hAnsi="Arial Nova Cond Light"/>
            </w:rPr>
          </w:rPrChange>
        </w:rPr>
        <w:br/>
      </w:r>
    </w:p>
    <w:p w14:paraId="1B00419A" w14:textId="3490B7CC" w:rsidR="00BA1273" w:rsidRPr="000D7154" w:rsidRDefault="00BA1273" w:rsidP="008147BD">
      <w:pPr>
        <w:spacing w:after="0" w:line="240" w:lineRule="auto"/>
        <w:ind w:left="708"/>
        <w:rPr>
          <w:rFonts w:ascii="Arial Nova Cond Light" w:hAnsi="Arial Nova Cond Light"/>
          <w:lang w:val="en-US"/>
          <w:rPrChange w:id="26" w:author="Microsoft Office User" w:date="2019-06-12T09:19:00Z">
            <w:rPr>
              <w:rFonts w:ascii="Arial Nova Cond Light" w:hAnsi="Arial Nova Cond Light"/>
            </w:rPr>
          </w:rPrChange>
        </w:rPr>
      </w:pPr>
      <w:proofErr w:type="spellStart"/>
      <w:r w:rsidRPr="000D7154">
        <w:rPr>
          <w:rFonts w:ascii="Arial Nova Cond Light" w:hAnsi="Arial Nova Cond Light"/>
          <w:color w:val="E36C0A" w:themeColor="accent6" w:themeShade="BF"/>
          <w:lang w:val="en-US"/>
          <w:rPrChange w:id="27" w:author="Microsoft Office User" w:date="2019-06-12T09:19:00Z">
            <w:rPr>
              <w:rFonts w:ascii="Arial Nova Cond Light" w:hAnsi="Arial Nova Cond Light"/>
              <w:color w:val="E36C0A" w:themeColor="accent6" w:themeShade="BF"/>
            </w:rPr>
          </w:rPrChange>
        </w:rPr>
        <w:t>Adafruit_MotorShield</w:t>
      </w:r>
      <w:proofErr w:type="spellEnd"/>
      <w:r w:rsidRPr="000D7154">
        <w:rPr>
          <w:rFonts w:ascii="Arial Nova Cond Light" w:hAnsi="Arial Nova Cond Light"/>
          <w:color w:val="E36C0A" w:themeColor="accent6" w:themeShade="BF"/>
          <w:lang w:val="en-US"/>
          <w:rPrChange w:id="28" w:author="Microsoft Office User" w:date="2019-06-12T09:19:00Z">
            <w:rPr>
              <w:rFonts w:ascii="Arial Nova Cond Light" w:hAnsi="Arial Nova Cond Light"/>
              <w:color w:val="E36C0A" w:themeColor="accent6" w:themeShade="BF"/>
            </w:rPr>
          </w:rPrChange>
        </w:rPr>
        <w:t xml:space="preserve"> </w:t>
      </w:r>
      <w:r w:rsidRPr="000D7154">
        <w:rPr>
          <w:rFonts w:ascii="Arial Nova Cond Light" w:hAnsi="Arial Nova Cond Light"/>
          <w:lang w:val="en-US"/>
          <w:rPrChange w:id="29" w:author="Microsoft Office User" w:date="2019-06-12T09:19:00Z">
            <w:rPr>
              <w:rFonts w:ascii="Arial Nova Cond Light" w:hAnsi="Arial Nova Cond Light"/>
            </w:rPr>
          </w:rPrChange>
        </w:rPr>
        <w:t xml:space="preserve">AFMS = </w:t>
      </w:r>
      <w:proofErr w:type="spellStart"/>
      <w:r w:rsidRPr="000D7154">
        <w:rPr>
          <w:rFonts w:ascii="Arial Nova Cond Light" w:hAnsi="Arial Nova Cond Light"/>
          <w:color w:val="E36C0A" w:themeColor="accent6" w:themeShade="BF"/>
          <w:lang w:val="en-US"/>
          <w:rPrChange w:id="30" w:author="Microsoft Office User" w:date="2019-06-12T09:19:00Z">
            <w:rPr>
              <w:rFonts w:ascii="Arial Nova Cond Light" w:hAnsi="Arial Nova Cond Light"/>
              <w:color w:val="E36C0A" w:themeColor="accent6" w:themeShade="BF"/>
            </w:rPr>
          </w:rPrChange>
        </w:rPr>
        <w:t>Adafruit_MotorShield</w:t>
      </w:r>
      <w:proofErr w:type="spellEnd"/>
      <w:r w:rsidRPr="000D7154">
        <w:rPr>
          <w:rFonts w:ascii="Arial Nova Cond Light" w:hAnsi="Arial Nova Cond Light"/>
          <w:lang w:val="en-US"/>
          <w:rPrChange w:id="31" w:author="Microsoft Office User" w:date="2019-06-12T09:19:00Z">
            <w:rPr>
              <w:rFonts w:ascii="Arial Nova Cond Light" w:hAnsi="Arial Nova Cond Light"/>
            </w:rPr>
          </w:rPrChange>
        </w:rPr>
        <w:t>();</w:t>
      </w:r>
    </w:p>
    <w:p w14:paraId="33ADA670" w14:textId="787DA340" w:rsidR="00904262" w:rsidRPr="000D7154" w:rsidRDefault="00904262" w:rsidP="008147BD">
      <w:pPr>
        <w:spacing w:after="0" w:line="240" w:lineRule="auto"/>
        <w:rPr>
          <w:rFonts w:ascii="Arial Nova Cond Light" w:hAnsi="Arial Nova Cond Light"/>
          <w:lang w:val="en-US"/>
          <w:rPrChange w:id="32" w:author="Microsoft Office User" w:date="2019-06-12T09:19:00Z">
            <w:rPr>
              <w:rFonts w:ascii="Arial Nova Cond Light" w:hAnsi="Arial Nova Cond Light"/>
            </w:rPr>
          </w:rPrChange>
        </w:rPr>
      </w:pPr>
    </w:p>
    <w:p w14:paraId="55694DA6" w14:textId="2B245ACD" w:rsidR="00BA1273" w:rsidRPr="000D7154" w:rsidRDefault="00BA1273" w:rsidP="008147BD">
      <w:pPr>
        <w:spacing w:after="0" w:line="240" w:lineRule="auto"/>
        <w:ind w:left="708"/>
        <w:rPr>
          <w:rFonts w:ascii="Arial Nova Cond Light" w:hAnsi="Arial Nova Cond Light"/>
          <w:lang w:val="en-US"/>
          <w:rPrChange w:id="33" w:author="Microsoft Office User" w:date="2019-06-12T09:19:00Z">
            <w:rPr>
              <w:rFonts w:ascii="Arial Nova Cond Light" w:hAnsi="Arial Nova Cond Light"/>
            </w:rPr>
          </w:rPrChange>
        </w:rPr>
      </w:pPr>
      <w:proofErr w:type="spellStart"/>
      <w:r w:rsidRPr="000D7154">
        <w:rPr>
          <w:rFonts w:ascii="Arial Nova Cond Light" w:hAnsi="Arial Nova Cond Light"/>
          <w:color w:val="E36C0A" w:themeColor="accent6" w:themeShade="BF"/>
          <w:lang w:val="en-US"/>
          <w:rPrChange w:id="34" w:author="Microsoft Office User" w:date="2019-06-12T09:19:00Z">
            <w:rPr>
              <w:rFonts w:ascii="Arial Nova Cond Light" w:hAnsi="Arial Nova Cond Light"/>
              <w:color w:val="E36C0A" w:themeColor="accent6" w:themeShade="BF"/>
            </w:rPr>
          </w:rPrChange>
        </w:rPr>
        <w:t>Adafruit_DCMotor</w:t>
      </w:r>
      <w:proofErr w:type="spellEnd"/>
      <w:r w:rsidRPr="000D7154">
        <w:rPr>
          <w:rFonts w:ascii="Arial Nova Cond Light" w:hAnsi="Arial Nova Cond Light"/>
          <w:color w:val="E36C0A" w:themeColor="accent6" w:themeShade="BF"/>
          <w:lang w:val="en-US"/>
          <w:rPrChange w:id="35" w:author="Microsoft Office User" w:date="2019-06-12T09:19:00Z">
            <w:rPr>
              <w:rFonts w:ascii="Arial Nova Cond Light" w:hAnsi="Arial Nova Cond Light"/>
              <w:color w:val="E36C0A" w:themeColor="accent6" w:themeShade="BF"/>
            </w:rPr>
          </w:rPrChange>
        </w:rPr>
        <w:t xml:space="preserve"> </w:t>
      </w:r>
      <w:r w:rsidRPr="000D7154">
        <w:rPr>
          <w:rFonts w:ascii="Arial Nova Cond Light" w:hAnsi="Arial Nova Cond Light"/>
          <w:lang w:val="en-US"/>
          <w:rPrChange w:id="36" w:author="Microsoft Office User" w:date="2019-06-12T09:19:00Z">
            <w:rPr>
              <w:rFonts w:ascii="Arial Nova Cond Light" w:hAnsi="Arial Nova Cond Light"/>
            </w:rPr>
          </w:rPrChange>
        </w:rPr>
        <w:t>*</w:t>
      </w:r>
      <w:proofErr w:type="spellStart"/>
      <w:r w:rsidRPr="000D7154">
        <w:rPr>
          <w:rFonts w:ascii="Arial Nova Cond Light" w:hAnsi="Arial Nova Cond Light"/>
          <w:lang w:val="en-US"/>
          <w:rPrChange w:id="37" w:author="Microsoft Office User" w:date="2019-06-12T09:19:00Z">
            <w:rPr>
              <w:rFonts w:ascii="Arial Nova Cond Light" w:hAnsi="Arial Nova Cond Light"/>
            </w:rPr>
          </w:rPrChange>
        </w:rPr>
        <w:t>myMotor</w:t>
      </w:r>
      <w:proofErr w:type="spellEnd"/>
      <w:r w:rsidRPr="000D7154">
        <w:rPr>
          <w:rFonts w:ascii="Arial Nova Cond Light" w:hAnsi="Arial Nova Cond Light"/>
          <w:lang w:val="en-US"/>
          <w:rPrChange w:id="38" w:author="Microsoft Office User" w:date="2019-06-12T09:19:00Z">
            <w:rPr>
              <w:rFonts w:ascii="Arial Nova Cond Light" w:hAnsi="Arial Nova Cond Light"/>
            </w:rPr>
          </w:rPrChange>
        </w:rPr>
        <w:t xml:space="preserve"> = </w:t>
      </w:r>
      <w:proofErr w:type="spellStart"/>
      <w:r w:rsidRPr="000D7154">
        <w:rPr>
          <w:rFonts w:ascii="Arial Nova Cond Light" w:hAnsi="Arial Nova Cond Light"/>
          <w:lang w:val="en-US"/>
          <w:rPrChange w:id="39" w:author="Microsoft Office User" w:date="2019-06-12T09:19:00Z">
            <w:rPr>
              <w:rFonts w:ascii="Arial Nova Cond Light" w:hAnsi="Arial Nova Cond Light"/>
            </w:rPr>
          </w:rPrChange>
        </w:rPr>
        <w:t>AFMS.getMotor</w:t>
      </w:r>
      <w:proofErr w:type="spellEnd"/>
      <w:r w:rsidRPr="000D7154">
        <w:rPr>
          <w:rFonts w:ascii="Arial Nova Cond Light" w:hAnsi="Arial Nova Cond Light"/>
          <w:lang w:val="en-US"/>
          <w:rPrChange w:id="40" w:author="Microsoft Office User" w:date="2019-06-12T09:19:00Z">
            <w:rPr>
              <w:rFonts w:ascii="Arial Nova Cond Light" w:hAnsi="Arial Nova Cond Light"/>
            </w:rPr>
          </w:rPrChange>
        </w:rPr>
        <w:t>(1</w:t>
      </w:r>
      <w:r w:rsidR="005C1308" w:rsidRPr="000D7154">
        <w:rPr>
          <w:rFonts w:ascii="Arial Nova Cond Light" w:hAnsi="Arial Nova Cond Light"/>
          <w:lang w:val="en-US"/>
          <w:rPrChange w:id="41" w:author="Microsoft Office User" w:date="2019-06-12T09:19:00Z">
            <w:rPr>
              <w:rFonts w:ascii="Arial Nova Cond Light" w:hAnsi="Arial Nova Cond Light"/>
            </w:rPr>
          </w:rPrChange>
        </w:rPr>
        <w:t>) ;</w:t>
      </w:r>
      <w:r w:rsidR="00904262" w:rsidRPr="000D7154">
        <w:rPr>
          <w:rFonts w:ascii="Arial Nova Cond Light" w:hAnsi="Arial Nova Cond Light"/>
          <w:lang w:val="en-US"/>
          <w:rPrChange w:id="42" w:author="Microsoft Office User" w:date="2019-06-12T09:19:00Z">
            <w:rPr>
              <w:rFonts w:ascii="Arial Nova Cond Light" w:hAnsi="Arial Nova Cond Light"/>
            </w:rPr>
          </w:rPrChange>
        </w:rPr>
        <w:t xml:space="preserve"> // </w:t>
      </w:r>
      <w:proofErr w:type="spellStart"/>
      <w:r w:rsidR="00904262" w:rsidRPr="000D7154">
        <w:rPr>
          <w:rFonts w:ascii="Arial Nova Cond Light" w:hAnsi="Arial Nova Cond Light"/>
          <w:lang w:val="en-US"/>
          <w:rPrChange w:id="43" w:author="Microsoft Office User" w:date="2019-06-12T09:19:00Z">
            <w:rPr>
              <w:rFonts w:ascii="Arial Nova Cond Light" w:hAnsi="Arial Nova Cond Light"/>
            </w:rPr>
          </w:rPrChange>
        </w:rPr>
        <w:t>init</w:t>
      </w:r>
      <w:proofErr w:type="spellEnd"/>
      <w:r w:rsidR="00904262" w:rsidRPr="000D7154">
        <w:rPr>
          <w:rFonts w:ascii="Arial Nova Cond Light" w:hAnsi="Arial Nova Cond Light"/>
          <w:lang w:val="en-US"/>
          <w:rPrChange w:id="44" w:author="Microsoft Office User" w:date="2019-06-12T09:19:00Z">
            <w:rPr>
              <w:rFonts w:ascii="Arial Nova Cond Light" w:hAnsi="Arial Nova Cond Light"/>
            </w:rPr>
          </w:rPrChange>
        </w:rPr>
        <w:t xml:space="preserve"> motor left</w:t>
      </w:r>
      <w:r w:rsidR="00904262" w:rsidRPr="000D7154">
        <w:rPr>
          <w:rFonts w:ascii="Arial Nova Cond Light" w:hAnsi="Arial Nova Cond Light"/>
          <w:lang w:val="en-US"/>
          <w:rPrChange w:id="45" w:author="Microsoft Office User" w:date="2019-06-12T09:19:00Z">
            <w:rPr>
              <w:rFonts w:ascii="Arial Nova Cond Light" w:hAnsi="Arial Nova Cond Light"/>
            </w:rPr>
          </w:rPrChange>
        </w:rPr>
        <w:tab/>
      </w:r>
    </w:p>
    <w:p w14:paraId="1C175F4E" w14:textId="485E5102" w:rsidR="001649A1" w:rsidRPr="000D7154" w:rsidRDefault="00BA1273" w:rsidP="008147BD">
      <w:pPr>
        <w:spacing w:after="0" w:line="240" w:lineRule="auto"/>
        <w:ind w:left="708"/>
        <w:rPr>
          <w:rFonts w:ascii="Arial Nova Cond Light" w:hAnsi="Arial Nova Cond Light"/>
          <w:lang w:val="en-US"/>
          <w:rPrChange w:id="46" w:author="Microsoft Office User" w:date="2019-06-12T09:19:00Z">
            <w:rPr>
              <w:rFonts w:ascii="Arial Nova Cond Light" w:hAnsi="Arial Nova Cond Light"/>
            </w:rPr>
          </w:rPrChange>
        </w:rPr>
      </w:pPr>
      <w:proofErr w:type="spellStart"/>
      <w:r w:rsidRPr="000D7154">
        <w:rPr>
          <w:rFonts w:ascii="Arial Nova Cond Light" w:hAnsi="Arial Nova Cond Light"/>
          <w:color w:val="E36C0A" w:themeColor="accent6" w:themeShade="BF"/>
          <w:lang w:val="en-US"/>
          <w:rPrChange w:id="47" w:author="Microsoft Office User" w:date="2019-06-12T09:19:00Z">
            <w:rPr>
              <w:rFonts w:ascii="Arial Nova Cond Light" w:hAnsi="Arial Nova Cond Light"/>
              <w:color w:val="E36C0A" w:themeColor="accent6" w:themeShade="BF"/>
            </w:rPr>
          </w:rPrChange>
        </w:rPr>
        <w:t>Adafruit_DCMotor</w:t>
      </w:r>
      <w:proofErr w:type="spellEnd"/>
      <w:r w:rsidRPr="000D7154">
        <w:rPr>
          <w:rFonts w:ascii="Arial Nova Cond Light" w:hAnsi="Arial Nova Cond Light"/>
          <w:color w:val="E36C0A" w:themeColor="accent6" w:themeShade="BF"/>
          <w:lang w:val="en-US"/>
          <w:rPrChange w:id="48" w:author="Microsoft Office User" w:date="2019-06-12T09:19:00Z">
            <w:rPr>
              <w:rFonts w:ascii="Arial Nova Cond Light" w:hAnsi="Arial Nova Cond Light"/>
              <w:color w:val="E36C0A" w:themeColor="accent6" w:themeShade="BF"/>
            </w:rPr>
          </w:rPrChange>
        </w:rPr>
        <w:t xml:space="preserve"> </w:t>
      </w:r>
      <w:r w:rsidRPr="000D7154">
        <w:rPr>
          <w:rFonts w:ascii="Arial Nova Cond Light" w:hAnsi="Arial Nova Cond Light"/>
          <w:lang w:val="en-US"/>
          <w:rPrChange w:id="49" w:author="Microsoft Office User" w:date="2019-06-12T09:19:00Z">
            <w:rPr>
              <w:rFonts w:ascii="Arial Nova Cond Light" w:hAnsi="Arial Nova Cond Light"/>
            </w:rPr>
          </w:rPrChange>
        </w:rPr>
        <w:t xml:space="preserve">*myMotor2 = </w:t>
      </w:r>
      <w:proofErr w:type="spellStart"/>
      <w:r w:rsidRPr="000D7154">
        <w:rPr>
          <w:rFonts w:ascii="Arial Nova Cond Light" w:hAnsi="Arial Nova Cond Light"/>
          <w:lang w:val="en-US"/>
          <w:rPrChange w:id="50" w:author="Microsoft Office User" w:date="2019-06-12T09:19:00Z">
            <w:rPr>
              <w:rFonts w:ascii="Arial Nova Cond Light" w:hAnsi="Arial Nova Cond Light"/>
            </w:rPr>
          </w:rPrChange>
        </w:rPr>
        <w:t>AFMS.getMotor</w:t>
      </w:r>
      <w:proofErr w:type="spellEnd"/>
      <w:r w:rsidRPr="000D7154">
        <w:rPr>
          <w:rFonts w:ascii="Arial Nova Cond Light" w:hAnsi="Arial Nova Cond Light"/>
          <w:lang w:val="en-US"/>
          <w:rPrChange w:id="51" w:author="Microsoft Office User" w:date="2019-06-12T09:19:00Z">
            <w:rPr>
              <w:rFonts w:ascii="Arial Nova Cond Light" w:hAnsi="Arial Nova Cond Light"/>
            </w:rPr>
          </w:rPrChange>
        </w:rPr>
        <w:t>(2</w:t>
      </w:r>
      <w:r w:rsidR="005C1308" w:rsidRPr="000D7154">
        <w:rPr>
          <w:rFonts w:ascii="Arial Nova Cond Light" w:hAnsi="Arial Nova Cond Light"/>
          <w:lang w:val="en-US"/>
          <w:rPrChange w:id="52" w:author="Microsoft Office User" w:date="2019-06-12T09:19:00Z">
            <w:rPr>
              <w:rFonts w:ascii="Arial Nova Cond Light" w:hAnsi="Arial Nova Cond Light"/>
            </w:rPr>
          </w:rPrChange>
        </w:rPr>
        <w:t>) ;</w:t>
      </w:r>
      <w:r w:rsidR="00904262" w:rsidRPr="000D7154">
        <w:rPr>
          <w:rFonts w:ascii="Arial Nova Cond Light" w:hAnsi="Arial Nova Cond Light"/>
          <w:lang w:val="en-US"/>
          <w:rPrChange w:id="53" w:author="Microsoft Office User" w:date="2019-06-12T09:19:00Z">
            <w:rPr>
              <w:rFonts w:ascii="Arial Nova Cond Light" w:hAnsi="Arial Nova Cond Light"/>
            </w:rPr>
          </w:rPrChange>
        </w:rPr>
        <w:t xml:space="preserve"> // </w:t>
      </w:r>
      <w:proofErr w:type="spellStart"/>
      <w:r w:rsidR="00904262" w:rsidRPr="000D7154">
        <w:rPr>
          <w:rFonts w:ascii="Arial Nova Cond Light" w:hAnsi="Arial Nova Cond Light"/>
          <w:lang w:val="en-US"/>
          <w:rPrChange w:id="54" w:author="Microsoft Office User" w:date="2019-06-12T09:19:00Z">
            <w:rPr>
              <w:rFonts w:ascii="Arial Nova Cond Light" w:hAnsi="Arial Nova Cond Light"/>
            </w:rPr>
          </w:rPrChange>
        </w:rPr>
        <w:t>init</w:t>
      </w:r>
      <w:proofErr w:type="spellEnd"/>
      <w:r w:rsidR="00904262" w:rsidRPr="000D7154">
        <w:rPr>
          <w:rFonts w:ascii="Arial Nova Cond Light" w:hAnsi="Arial Nova Cond Light"/>
          <w:lang w:val="en-US"/>
          <w:rPrChange w:id="55" w:author="Microsoft Office User" w:date="2019-06-12T09:19:00Z">
            <w:rPr>
              <w:rFonts w:ascii="Arial Nova Cond Light" w:hAnsi="Arial Nova Cond Light"/>
            </w:rPr>
          </w:rPrChange>
        </w:rPr>
        <w:t xml:space="preserve"> motor right</w:t>
      </w:r>
    </w:p>
    <w:p w14:paraId="4410D5E5" w14:textId="77777777" w:rsidR="001649A1" w:rsidRPr="000D7154" w:rsidRDefault="001649A1" w:rsidP="008147BD">
      <w:pPr>
        <w:spacing w:after="0" w:line="240" w:lineRule="auto"/>
        <w:ind w:left="708"/>
        <w:rPr>
          <w:rFonts w:ascii="Arial Nova Cond Light" w:hAnsi="Arial Nova Cond Light"/>
          <w:lang w:val="en-US"/>
          <w:rPrChange w:id="56" w:author="Microsoft Office User" w:date="2019-06-12T09:19:00Z">
            <w:rPr>
              <w:rFonts w:ascii="Arial Nova Cond Light" w:hAnsi="Arial Nova Cond Light"/>
            </w:rPr>
          </w:rPrChange>
        </w:rPr>
      </w:pPr>
    </w:p>
    <w:p w14:paraId="54A455E5" w14:textId="7627FD76" w:rsidR="00904262" w:rsidRPr="000A7C23" w:rsidRDefault="001649A1" w:rsidP="008147BD">
      <w:pPr>
        <w:spacing w:after="0" w:line="240" w:lineRule="auto"/>
        <w:rPr>
          <w:rFonts w:ascii="Arial Nova Cond Light" w:hAnsi="Arial Nova Cond Light"/>
        </w:rPr>
      </w:pPr>
      <w:r w:rsidRPr="000D7154">
        <w:rPr>
          <w:rFonts w:ascii="Arial Nova Cond Light" w:hAnsi="Arial Nova Cond Light"/>
          <w:lang w:val="en-US"/>
          <w:rPrChange w:id="57" w:author="Microsoft Office User" w:date="2019-06-12T09:19:00Z">
            <w:rPr>
              <w:rFonts w:ascii="Arial Nova Cond Light" w:hAnsi="Arial Nova Cond Light"/>
            </w:rPr>
          </w:rPrChange>
        </w:rPr>
        <w:tab/>
      </w:r>
      <w:r w:rsidRPr="000A7C23">
        <w:rPr>
          <w:rFonts w:ascii="Arial Nova Cond Light" w:hAnsi="Arial Nova Cond Light"/>
        </w:rPr>
        <w:t>******</w:t>
      </w:r>
      <w:r w:rsidR="00904262" w:rsidRPr="000A7C23">
        <w:rPr>
          <w:rFonts w:ascii="Arial Nova Cond Light" w:hAnsi="Arial Nova Cond Light"/>
        </w:rPr>
        <w:tab/>
      </w:r>
    </w:p>
    <w:p w14:paraId="01D83ED4" w14:textId="0C51A0F7" w:rsidR="00FE0E2A" w:rsidRPr="00097215" w:rsidRDefault="00FE0E2A" w:rsidP="008147BD">
      <w:pPr>
        <w:spacing w:after="0" w:line="240" w:lineRule="auto"/>
        <w:jc w:val="both"/>
        <w:rPr>
          <w:rFonts w:asciiTheme="majorHAnsi" w:hAnsiTheme="majorHAnsi"/>
        </w:rPr>
      </w:pPr>
    </w:p>
    <w:p w14:paraId="5F5C02CF" w14:textId="700D51C2" w:rsidR="00FE0E2A" w:rsidRPr="00097215" w:rsidRDefault="007A15F4" w:rsidP="008147BD">
      <w:pPr>
        <w:jc w:val="both"/>
        <w:rPr>
          <w:rFonts w:asciiTheme="majorHAnsi" w:hAnsiTheme="majorHAnsi"/>
        </w:rPr>
      </w:pPr>
      <w:r w:rsidRPr="00097215">
        <w:rPr>
          <w:rFonts w:asciiTheme="majorHAnsi" w:hAnsiTheme="majorHAnsi"/>
        </w:rPr>
        <w:t xml:space="preserve">On les </w:t>
      </w:r>
      <w:r w:rsidR="00FD22B8" w:rsidRPr="00097215">
        <w:rPr>
          <w:rFonts w:asciiTheme="majorHAnsi" w:hAnsiTheme="majorHAnsi"/>
        </w:rPr>
        <w:t>initialise</w:t>
      </w:r>
      <w:r w:rsidRPr="00097215">
        <w:rPr>
          <w:rFonts w:asciiTheme="majorHAnsi" w:hAnsiTheme="majorHAnsi"/>
        </w:rPr>
        <w:t xml:space="preserve"> également très simplement </w:t>
      </w:r>
      <w:r w:rsidR="003A61E3" w:rsidRPr="00097215">
        <w:rPr>
          <w:rFonts w:asciiTheme="majorHAnsi" w:hAnsiTheme="majorHAnsi"/>
        </w:rPr>
        <w:t xml:space="preserve">comme ci-dessous : </w:t>
      </w:r>
    </w:p>
    <w:p w14:paraId="2B0F0BDD" w14:textId="7939EAF2" w:rsidR="00D30A47" w:rsidRPr="00097215" w:rsidRDefault="00AE3D91" w:rsidP="008147BD">
      <w:pPr>
        <w:jc w:val="both"/>
        <w:rPr>
          <w:rFonts w:asciiTheme="majorHAnsi" w:hAnsiTheme="majorHAnsi"/>
        </w:rPr>
      </w:pPr>
      <w:r w:rsidRPr="00097215">
        <w:rPr>
          <w:rFonts w:asciiTheme="majorHAnsi" w:hAnsiTheme="majorHAnsi"/>
          <w:noProof/>
        </w:rPr>
        <w:drawing>
          <wp:anchor distT="0" distB="0" distL="114300" distR="114300" simplePos="0" relativeHeight="251651584" behindDoc="1" locked="0" layoutInCell="1" allowOverlap="1" wp14:anchorId="1A80A9C2" wp14:editId="51C2A4A6">
            <wp:simplePos x="0" y="0"/>
            <wp:positionH relativeFrom="column">
              <wp:posOffset>1994325</wp:posOffset>
            </wp:positionH>
            <wp:positionV relativeFrom="paragraph">
              <wp:posOffset>18906</wp:posOffset>
            </wp:positionV>
            <wp:extent cx="1766570" cy="1304290"/>
            <wp:effectExtent l="19050" t="19050" r="24130" b="10160"/>
            <wp:wrapTight wrapText="bothSides">
              <wp:wrapPolygon edited="0">
                <wp:start x="-233" y="-315"/>
                <wp:lineTo x="-233" y="21453"/>
                <wp:lineTo x="21662" y="21453"/>
                <wp:lineTo x="21662" y="-315"/>
                <wp:lineTo x="-233" y="-315"/>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5911"/>
                    <a:stretch/>
                  </pic:blipFill>
                  <pic:spPr bwMode="auto">
                    <a:xfrm>
                      <a:off x="0" y="0"/>
                      <a:ext cx="1766570" cy="13042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A6038F" w14:textId="604E82DD" w:rsidR="00407C1C" w:rsidRPr="00097215" w:rsidRDefault="00407C1C" w:rsidP="008147BD">
      <w:pPr>
        <w:jc w:val="both"/>
        <w:rPr>
          <w:rFonts w:asciiTheme="majorHAnsi" w:hAnsiTheme="majorHAnsi"/>
        </w:rPr>
      </w:pPr>
    </w:p>
    <w:p w14:paraId="66ACBD92" w14:textId="1296830E" w:rsidR="00407C1C" w:rsidRPr="00097215" w:rsidRDefault="00407C1C" w:rsidP="008147BD">
      <w:pPr>
        <w:jc w:val="both"/>
        <w:rPr>
          <w:rFonts w:asciiTheme="majorHAnsi" w:hAnsiTheme="majorHAnsi"/>
        </w:rPr>
      </w:pPr>
    </w:p>
    <w:p w14:paraId="36146B13" w14:textId="5A5302CB" w:rsidR="00563FB1" w:rsidRPr="00097215" w:rsidRDefault="00563FB1" w:rsidP="008147BD">
      <w:pPr>
        <w:jc w:val="both"/>
        <w:rPr>
          <w:rFonts w:asciiTheme="majorHAnsi" w:hAnsiTheme="majorHAnsi"/>
        </w:rPr>
      </w:pPr>
    </w:p>
    <w:p w14:paraId="265405DB" w14:textId="2988BD38" w:rsidR="00563FB1" w:rsidRPr="00097215" w:rsidRDefault="00563FB1" w:rsidP="008147BD">
      <w:pPr>
        <w:jc w:val="both"/>
        <w:rPr>
          <w:rFonts w:asciiTheme="majorHAnsi" w:hAnsiTheme="majorHAnsi"/>
        </w:rPr>
      </w:pPr>
    </w:p>
    <w:p w14:paraId="79D21CF7" w14:textId="52F0E597" w:rsidR="00182F67" w:rsidRPr="00097215" w:rsidRDefault="00871761" w:rsidP="00182F67">
      <w:pPr>
        <w:pStyle w:val="Titre2"/>
        <w:numPr>
          <w:ilvl w:val="0"/>
          <w:numId w:val="2"/>
        </w:numPr>
        <w:spacing w:line="240" w:lineRule="auto"/>
      </w:pPr>
      <w:bookmarkStart w:id="58" w:name="_Toc11178086"/>
      <w:r w:rsidRPr="00097215">
        <w:t>Assemblage des composants</w:t>
      </w:r>
      <w:bookmarkEnd w:id="58"/>
      <w:r w:rsidR="004F3B1A" w:rsidRPr="00097215">
        <w:br/>
      </w:r>
    </w:p>
    <w:p w14:paraId="09218DE5" w14:textId="437F265E" w:rsidR="00871761" w:rsidRPr="00097215" w:rsidRDefault="00871761" w:rsidP="00AE3D91">
      <w:pPr>
        <w:pStyle w:val="Titre3"/>
        <w:spacing w:line="240" w:lineRule="auto"/>
      </w:pPr>
      <w:bookmarkStart w:id="59" w:name="_Toc11178087"/>
      <w:r w:rsidRPr="00097215">
        <w:t xml:space="preserve">Le </w:t>
      </w:r>
      <w:r w:rsidR="005D0C8B" w:rsidRPr="00097215">
        <w:t>circuit</w:t>
      </w:r>
      <w:bookmarkEnd w:id="59"/>
      <w:r w:rsidR="005D0C8B" w:rsidRPr="00097215">
        <w:t xml:space="preserve"> </w:t>
      </w:r>
      <w:r w:rsidR="00261AF0" w:rsidRPr="00097215">
        <w:br/>
      </w:r>
    </w:p>
    <w:p w14:paraId="63CD5634" w14:textId="3CFEAC4E" w:rsidR="00AB15FD" w:rsidRPr="00097215" w:rsidRDefault="00AE3D91" w:rsidP="00AE3D91">
      <w:pPr>
        <w:spacing w:line="240" w:lineRule="auto"/>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65920" behindDoc="1" locked="0" layoutInCell="1" allowOverlap="1" wp14:anchorId="09E300AC" wp14:editId="15DADD8C">
                <wp:simplePos x="0" y="0"/>
                <wp:positionH relativeFrom="margin">
                  <wp:posOffset>2280410</wp:posOffset>
                </wp:positionH>
                <wp:positionV relativeFrom="margin">
                  <wp:posOffset>6695338</wp:posOffset>
                </wp:positionV>
                <wp:extent cx="1205865" cy="1873250"/>
                <wp:effectExtent l="19050" t="19050" r="13335" b="0"/>
                <wp:wrapTight wrapText="bothSides">
                  <wp:wrapPolygon edited="0">
                    <wp:start x="-341" y="-220"/>
                    <wp:lineTo x="-341" y="21307"/>
                    <wp:lineTo x="21498" y="21307"/>
                    <wp:lineTo x="21498" y="-220"/>
                    <wp:lineTo x="-341" y="-220"/>
                  </wp:wrapPolygon>
                </wp:wrapTight>
                <wp:docPr id="29" name="Groupe 29"/>
                <wp:cNvGraphicFramePr/>
                <a:graphic xmlns:a="http://schemas.openxmlformats.org/drawingml/2006/main">
                  <a:graphicData uri="http://schemas.microsoft.com/office/word/2010/wordprocessingGroup">
                    <wpg:wgp>
                      <wpg:cNvGrpSpPr/>
                      <wpg:grpSpPr>
                        <a:xfrm>
                          <a:off x="0" y="0"/>
                          <a:ext cx="1205865" cy="1873250"/>
                          <a:chOff x="0" y="0"/>
                          <a:chExt cx="1821180" cy="2743200"/>
                        </a:xfrm>
                      </wpg:grpSpPr>
                      <pic:pic xmlns:pic="http://schemas.openxmlformats.org/drawingml/2006/picture">
                        <pic:nvPicPr>
                          <pic:cNvPr id="20" name="Image 2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180" cy="2425700"/>
                          </a:xfrm>
                          <a:prstGeom prst="rect">
                            <a:avLst/>
                          </a:prstGeom>
                          <a:noFill/>
                          <a:ln>
                            <a:solidFill>
                              <a:schemeClr val="tx1"/>
                            </a:solidFill>
                          </a:ln>
                        </pic:spPr>
                      </pic:pic>
                      <wps:wsp>
                        <wps:cNvPr id="28" name="Zone de texte 28"/>
                        <wps:cNvSpPr txBox="1"/>
                        <wps:spPr>
                          <a:xfrm>
                            <a:off x="0" y="2476500"/>
                            <a:ext cx="1821180" cy="266700"/>
                          </a:xfrm>
                          <a:prstGeom prst="rect">
                            <a:avLst/>
                          </a:prstGeom>
                          <a:solidFill>
                            <a:prstClr val="white"/>
                          </a:solidFill>
                          <a:ln>
                            <a:noFill/>
                          </a:ln>
                        </wps:spPr>
                        <wps:txbx>
                          <w:txbxContent>
                            <w:p w14:paraId="42F0E837" w14:textId="497F9738" w:rsidR="000D7154" w:rsidRPr="00D61C34" w:rsidRDefault="000D7154"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300AC" id="Groupe 29" o:spid="_x0000_s1032" style="position:absolute;margin-left:179.55pt;margin-top:527.2pt;width:94.95pt;height:147.5pt;z-index:-251650560;mso-position-horizontal-relative:margin;mso-position-vertical-relative:margin;mso-width-relative:margin;mso-height-relative:margin" coordsize="18211,2743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">
                <v:shape id="Image 20" o:spid="_x0000_s1033" type="#_x0000_t75" style="position:absolute;width:18211;height:242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" stroked="t" strokecolor="black [3213]">
                  <v:imagedata r:id="rId21" o:title=""/>
                  <v:path arrowok="t"/>
                </v:shape>
                <v:shape id="Zone de texte 28" o:spid="_x0000_s1034" type="#_x0000_t202" style="position:absolute;top:24765;width:1821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" stroked="f">
                  <v:textbox inset="0,0,0,0">
                    <w:txbxContent>
                      <w:p w14:paraId="42F0E837" w14:textId="497F9738" w:rsidR="000D7154" w:rsidRPr="00D61C34" w:rsidRDefault="000D7154"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v:textbox>
                </v:shape>
                <w10:wrap type="tight" anchorx="margin" anchory="margin"/>
              </v:group>
            </w:pict>
          </mc:Fallback>
        </mc:AlternateContent>
      </w:r>
      <w:r w:rsidR="00AB15FD" w:rsidRPr="00097215">
        <w:rPr>
          <w:rFonts w:asciiTheme="majorHAnsi" w:hAnsiTheme="majorHAnsi"/>
        </w:rPr>
        <w:t xml:space="preserve">On commence par brancher les capteurs sur la carte Arduino </w:t>
      </w:r>
      <w:r w:rsidR="001825A4" w:rsidRPr="00097215">
        <w:rPr>
          <w:rFonts w:asciiTheme="majorHAnsi" w:hAnsiTheme="majorHAnsi"/>
        </w:rPr>
        <w:t>suivant</w:t>
      </w:r>
      <w:r w:rsidR="00AB15FD" w:rsidRPr="00097215">
        <w:rPr>
          <w:rFonts w:asciiTheme="majorHAnsi" w:hAnsiTheme="majorHAnsi"/>
        </w:rPr>
        <w:t xml:space="preserve"> </w:t>
      </w:r>
      <w:r w:rsidR="005D6AAE" w:rsidRPr="00097215">
        <w:rPr>
          <w:rFonts w:asciiTheme="majorHAnsi" w:hAnsiTheme="majorHAnsi"/>
        </w:rPr>
        <w:t xml:space="preserve">la </w:t>
      </w:r>
      <w:r w:rsidR="005D6AAE" w:rsidRPr="00097215">
        <w:rPr>
          <w:rStyle w:val="Lienhypertexte"/>
          <w:rFonts w:asciiTheme="majorHAnsi" w:hAnsiTheme="majorHAnsi"/>
        </w:rPr>
        <w:t>figure 2 : circuit</w:t>
      </w:r>
      <w:r w:rsidR="00AB15FD" w:rsidRPr="00097215">
        <w:rPr>
          <w:rFonts w:asciiTheme="majorHAnsi" w:hAnsiTheme="majorHAnsi"/>
        </w:rPr>
        <w:t xml:space="preserve"> </w:t>
      </w:r>
      <w:r w:rsidR="005D6AAE" w:rsidRPr="00097215">
        <w:rPr>
          <w:rFonts w:asciiTheme="majorHAnsi" w:hAnsiTheme="majorHAnsi"/>
        </w:rPr>
        <w:t xml:space="preserve">page </w:t>
      </w:r>
      <w:r>
        <w:rPr>
          <w:rFonts w:asciiTheme="majorHAnsi" w:hAnsiTheme="majorHAnsi"/>
        </w:rPr>
        <w:t>suivante</w:t>
      </w:r>
      <w:r w:rsidR="00AB15FD" w:rsidRPr="00097215">
        <w:rPr>
          <w:rFonts w:asciiTheme="majorHAnsi" w:hAnsiTheme="majorHAnsi"/>
        </w:rPr>
        <w:t>.</w:t>
      </w:r>
      <w:r w:rsidR="00AB15FD" w:rsidRPr="00097215">
        <w:rPr>
          <w:rFonts w:asciiTheme="majorHAnsi" w:hAnsiTheme="majorHAnsi"/>
          <w:noProof/>
        </w:rPr>
        <w:t xml:space="preserve"> </w:t>
      </w:r>
      <w:r w:rsidR="00AB15FD" w:rsidRPr="00097215">
        <w:rPr>
          <w:rFonts w:asciiTheme="majorHAnsi" w:hAnsiTheme="majorHAnsi"/>
          <w:noProof/>
        </w:rPr>
        <w:br/>
      </w:r>
      <w:r w:rsidR="00AB15FD" w:rsidRPr="00097215">
        <w:rPr>
          <w:rFonts w:asciiTheme="majorHAnsi" w:hAnsiTheme="majorHAnsi"/>
          <w:noProof/>
        </w:rPr>
        <w:br/>
      </w:r>
    </w:p>
    <w:p w14:paraId="25E8E4DB" w14:textId="316ADF34" w:rsidR="004F3B1A" w:rsidRPr="00097215" w:rsidRDefault="00FB251A" w:rsidP="008147BD">
      <w:pPr>
        <w:spacing w:line="240" w:lineRule="auto"/>
        <w:jc w:val="both"/>
        <w:rPr>
          <w:rFonts w:asciiTheme="majorHAnsi" w:hAnsiTheme="majorHAnsi"/>
          <w:i/>
          <w:iCs/>
          <w:color w:val="1F497D" w:themeColor="text2"/>
          <w:sz w:val="18"/>
          <w:szCs w:val="18"/>
        </w:rPr>
      </w:pPr>
      <w:r w:rsidRPr="00097215">
        <w:rPr>
          <w:rFonts w:asciiTheme="majorHAnsi" w:hAnsiTheme="majorHAnsi"/>
          <w:noProof/>
        </w:rPr>
        <w:lastRenderedPageBreak/>
        <mc:AlternateContent>
          <mc:Choice Requires="wpg">
            <w:drawing>
              <wp:anchor distT="0" distB="0" distL="114300" distR="114300" simplePos="0" relativeHeight="251638272" behindDoc="0" locked="0" layoutInCell="1" allowOverlap="1" wp14:anchorId="5C37C13D" wp14:editId="7E0385F7">
                <wp:simplePos x="0" y="0"/>
                <wp:positionH relativeFrom="column">
                  <wp:posOffset>581025</wp:posOffset>
                </wp:positionH>
                <wp:positionV relativeFrom="paragraph">
                  <wp:posOffset>8890</wp:posOffset>
                </wp:positionV>
                <wp:extent cx="4602480" cy="8997950"/>
                <wp:effectExtent l="19050" t="19050" r="7620" b="0"/>
                <wp:wrapTight wrapText="bothSides">
                  <wp:wrapPolygon edited="0">
                    <wp:start x="-89" y="-46"/>
                    <wp:lineTo x="-89" y="21539"/>
                    <wp:lineTo x="21546" y="21539"/>
                    <wp:lineTo x="21546" y="-46"/>
                    <wp:lineTo x="-89" y="-46"/>
                  </wp:wrapPolygon>
                </wp:wrapTight>
                <wp:docPr id="23" name="Groupe 23"/>
                <wp:cNvGraphicFramePr/>
                <a:graphic xmlns:a="http://schemas.openxmlformats.org/drawingml/2006/main">
                  <a:graphicData uri="http://schemas.microsoft.com/office/word/2010/wordprocessingGroup">
                    <wpg:wgp>
                      <wpg:cNvGrpSpPr/>
                      <wpg:grpSpPr>
                        <a:xfrm>
                          <a:off x="0" y="0"/>
                          <a:ext cx="4602480" cy="8997950"/>
                          <a:chOff x="4444" y="2"/>
                          <a:chExt cx="5117953" cy="10007962"/>
                        </a:xfrm>
                      </wpg:grpSpPr>
                      <pic:pic xmlns:pic="http://schemas.openxmlformats.org/drawingml/2006/picture">
                        <pic:nvPicPr>
                          <pic:cNvPr id="21" name="Imag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5400000">
                            <a:off x="-2213317" y="2217763"/>
                            <a:ext cx="9531397" cy="5095875"/>
                          </a:xfrm>
                          <a:prstGeom prst="rect">
                            <a:avLst/>
                          </a:prstGeom>
                          <a:ln>
                            <a:solidFill>
                              <a:schemeClr val="tx1"/>
                            </a:solidFill>
                          </a:ln>
                        </pic:spPr>
                      </pic:pic>
                      <wps:wsp>
                        <wps:cNvPr id="22" name="Zone de texte 22"/>
                        <wps:cNvSpPr txBox="1"/>
                        <wps:spPr>
                          <a:xfrm>
                            <a:off x="26522" y="9741264"/>
                            <a:ext cx="5095875" cy="266700"/>
                          </a:xfrm>
                          <a:prstGeom prst="rect">
                            <a:avLst/>
                          </a:prstGeom>
                          <a:solidFill>
                            <a:prstClr val="white"/>
                          </a:solidFill>
                          <a:ln>
                            <a:noFill/>
                          </a:ln>
                        </wps:spPr>
                        <wps:txbx>
                          <w:txbxContent>
                            <w:p w14:paraId="157E9371" w14:textId="1AFA4544" w:rsidR="000D7154" w:rsidRPr="00635911" w:rsidRDefault="000D7154"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7C13D" id="Groupe 23" o:spid="_x0000_s1035" style="position:absolute;left:0;text-align:left;margin-left:45.75pt;margin-top:.7pt;width:362.4pt;height:708.5pt;z-index:251638272;mso-width-relative:margin;mso-height-relative:margin" coordorigin="44" coordsize="51179,1000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">
                <v:shape id="Image 21" o:spid="_x0000_s1036" type="#_x0000_t75" style="position:absolute;left:-22133;top:22177;width:95313;height:50959;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" stroked="t" strokecolor="black [3213]">
                  <v:imagedata r:id="rId23" o:title=""/>
                  <v:path arrowok="t"/>
                </v:shape>
                <v:shape id="Zone de texte 22" o:spid="_x0000_s1037" type="#_x0000_t202" style="position:absolute;left:265;top:97412;width:50958;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" stroked="f">
                  <v:textbox inset="0,0,0,0">
                    <w:txbxContent>
                      <w:p w14:paraId="157E9371" w14:textId="1AFA4544" w:rsidR="000D7154" w:rsidRPr="00635911" w:rsidRDefault="000D7154"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v:textbox>
                </v:shape>
                <w10:wrap type="tight"/>
              </v:group>
            </w:pict>
          </mc:Fallback>
        </mc:AlternateContent>
      </w:r>
    </w:p>
    <w:p w14:paraId="750189DC" w14:textId="327D5B8F" w:rsidR="00F14BB8" w:rsidRPr="00097215" w:rsidRDefault="00261AF0" w:rsidP="008147BD">
      <w:pPr>
        <w:spacing w:line="240" w:lineRule="auto"/>
        <w:jc w:val="both"/>
        <w:rPr>
          <w:rFonts w:asciiTheme="majorHAnsi" w:hAnsiTheme="majorHAnsi"/>
        </w:rPr>
      </w:pPr>
      <w:r w:rsidRPr="00097215">
        <w:rPr>
          <w:rFonts w:asciiTheme="majorHAnsi" w:hAnsiTheme="majorHAnsi"/>
        </w:rPr>
        <w:br/>
      </w:r>
    </w:p>
    <w:p w14:paraId="2EAE3ACF" w14:textId="4BEBD583" w:rsidR="00F14BB8" w:rsidRPr="00097215" w:rsidRDefault="00F14BB8" w:rsidP="008147BD">
      <w:pPr>
        <w:jc w:val="both"/>
        <w:rPr>
          <w:rFonts w:asciiTheme="majorHAnsi" w:hAnsiTheme="majorHAnsi"/>
        </w:rPr>
      </w:pPr>
      <w:r w:rsidRPr="00097215">
        <w:rPr>
          <w:rFonts w:asciiTheme="majorHAnsi" w:hAnsiTheme="majorHAnsi"/>
        </w:rPr>
        <w:br w:type="page"/>
      </w:r>
    </w:p>
    <w:p w14:paraId="37F225C9" w14:textId="12FC2FD2" w:rsidR="00871761" w:rsidRPr="00097215" w:rsidRDefault="00871761" w:rsidP="008147BD">
      <w:pPr>
        <w:pStyle w:val="Titre3"/>
      </w:pPr>
      <w:bookmarkStart w:id="60" w:name="_Toc11178088"/>
      <w:r w:rsidRPr="00097215">
        <w:lastRenderedPageBreak/>
        <w:t xml:space="preserve">Le </w:t>
      </w:r>
      <w:r w:rsidR="005D0C8B" w:rsidRPr="00097215">
        <w:t>robot</w:t>
      </w:r>
      <w:bookmarkEnd w:id="60"/>
      <w:r w:rsidR="005D0C8B" w:rsidRPr="00097215">
        <w:t xml:space="preserve"> </w:t>
      </w:r>
    </w:p>
    <w:p w14:paraId="69FD92C6" w14:textId="4E1DBA48" w:rsidR="00261AF0" w:rsidRPr="00097215" w:rsidRDefault="00EB59C8"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42368" behindDoc="0" locked="0" layoutInCell="1" allowOverlap="1" wp14:anchorId="7A55D36C" wp14:editId="687AC365">
                <wp:simplePos x="0" y="0"/>
                <wp:positionH relativeFrom="column">
                  <wp:posOffset>1919605</wp:posOffset>
                </wp:positionH>
                <wp:positionV relativeFrom="paragraph">
                  <wp:posOffset>305427</wp:posOffset>
                </wp:positionV>
                <wp:extent cx="1899285" cy="2461260"/>
                <wp:effectExtent l="19050" t="19050" r="24765" b="0"/>
                <wp:wrapThrough wrapText="bothSides">
                  <wp:wrapPolygon edited="0">
                    <wp:start x="-217" y="-167"/>
                    <wp:lineTo x="-217" y="21399"/>
                    <wp:lineTo x="21665" y="21399"/>
                    <wp:lineTo x="21665" y="-167"/>
                    <wp:lineTo x="-217" y="-167"/>
                  </wp:wrapPolygon>
                </wp:wrapThrough>
                <wp:docPr id="31" name="Groupe 31"/>
                <wp:cNvGraphicFramePr/>
                <a:graphic xmlns:a="http://schemas.openxmlformats.org/drawingml/2006/main">
                  <a:graphicData uri="http://schemas.microsoft.com/office/word/2010/wordprocessingGroup">
                    <wpg:wgp>
                      <wpg:cNvGrpSpPr/>
                      <wpg:grpSpPr>
                        <a:xfrm>
                          <a:off x="0" y="0"/>
                          <a:ext cx="1899285" cy="2461260"/>
                          <a:chOff x="0" y="0"/>
                          <a:chExt cx="1899285" cy="2461260"/>
                        </a:xfrm>
                      </wpg:grpSpPr>
                      <pic:pic xmlns:pic="http://schemas.openxmlformats.org/drawingml/2006/picture">
                        <pic:nvPicPr>
                          <pic:cNvPr id="19" name="Image 19"/>
                          <pic:cNvPicPr>
                            <a:picLocks noChangeAspect="1"/>
                          </pic:cNvPicPr>
                        </pic:nvPicPr>
                        <pic:blipFill rotWithShape="1">
                          <a:blip r:embed="rId24" cstate="print">
                            <a:extLst>
                              <a:ext uri="{28A0092B-C50C-407E-A947-70E740481C1C}">
                                <a14:useLocalDpi xmlns:a14="http://schemas.microsoft.com/office/drawing/2010/main" val="0"/>
                              </a:ext>
                            </a:extLst>
                          </a:blip>
                          <a:srcRect l="28464" r="32460" b="37149"/>
                          <a:stretch/>
                        </pic:blipFill>
                        <pic:spPr bwMode="auto">
                          <a:xfrm>
                            <a:off x="7620" y="0"/>
                            <a:ext cx="1891665" cy="2141220"/>
                          </a:xfrm>
                          <a:prstGeom prst="rect">
                            <a:avLst/>
                          </a:prstGeom>
                          <a:noFill/>
                          <a:ln>
                            <a:solidFill>
                              <a:schemeClr val="tx1"/>
                            </a:solidFill>
                          </a:ln>
                          <a:extLst>
                            <a:ext uri="{53640926-AAD7-44D8-BBD7-CCE9431645EC}">
                              <a14:shadowObscured xmlns:a14="http://schemas.microsoft.com/office/drawing/2010/main"/>
                            </a:ext>
                          </a:extLst>
                        </pic:spPr>
                      </pic:pic>
                      <wps:wsp>
                        <wps:cNvPr id="30" name="Zone de texte 30"/>
                        <wps:cNvSpPr txBox="1"/>
                        <wps:spPr>
                          <a:xfrm>
                            <a:off x="0" y="2194560"/>
                            <a:ext cx="1891665" cy="266700"/>
                          </a:xfrm>
                          <a:prstGeom prst="rect">
                            <a:avLst/>
                          </a:prstGeom>
                          <a:solidFill>
                            <a:prstClr val="white"/>
                          </a:solidFill>
                          <a:ln>
                            <a:noFill/>
                          </a:ln>
                        </wps:spPr>
                        <wps:txbx>
                          <w:txbxContent>
                            <w:p w14:paraId="692C0EC5" w14:textId="0AC9DFB2" w:rsidR="000D7154" w:rsidRPr="00EC4797" w:rsidRDefault="000D7154"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55D36C" id="Groupe 31" o:spid="_x0000_s1038" style="position:absolute;left:0;text-align:left;margin-left:151.15pt;margin-top:24.05pt;width:149.55pt;height:193.8pt;z-index:251642368" coordsize="18992,2461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">
                <v:shape id="Image 19" o:spid="_x0000_s1039" type="#_x0000_t75" style="position:absolute;left:76;width:18916;height:214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" stroked="t" strokecolor="black [3213]">
                  <v:imagedata r:id="rId25" o:title="" cropbottom="24346f" cropleft="18654f" cropright="21273f"/>
                  <v:path arrowok="t"/>
                </v:shape>
                <v:shape id="Zone de texte 30" o:spid="_x0000_s1040" type="#_x0000_t202" style="position:absolute;top:21945;width:1891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692C0EC5" w14:textId="0AC9DFB2" w:rsidR="000D7154" w:rsidRPr="00EC4797" w:rsidRDefault="000D7154"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v:textbox>
                </v:shape>
                <w10:wrap type="through"/>
              </v:group>
            </w:pict>
          </mc:Fallback>
        </mc:AlternateContent>
      </w:r>
      <w:r w:rsidR="00261AF0" w:rsidRPr="00097215">
        <w:rPr>
          <w:rFonts w:asciiTheme="majorHAnsi" w:hAnsiTheme="majorHAnsi"/>
        </w:rPr>
        <w:t xml:space="preserve">On monte ensuite le </w:t>
      </w:r>
      <w:r w:rsidR="001F7635" w:rsidRPr="00097215">
        <w:rPr>
          <w:rFonts w:asciiTheme="majorHAnsi" w:hAnsiTheme="majorHAnsi"/>
        </w:rPr>
        <w:t>châssis</w:t>
      </w:r>
      <w:r w:rsidR="00261AF0" w:rsidRPr="00097215">
        <w:rPr>
          <w:rFonts w:asciiTheme="majorHAnsi" w:hAnsiTheme="majorHAnsi"/>
        </w:rPr>
        <w:t xml:space="preserve"> et les composants restant et obtenons le robot ci-dessous :</w:t>
      </w:r>
    </w:p>
    <w:p w14:paraId="26C03D08" w14:textId="1EFF95AC" w:rsidR="00871761" w:rsidRPr="00097215" w:rsidRDefault="00871761" w:rsidP="008147BD">
      <w:pPr>
        <w:jc w:val="both"/>
        <w:rPr>
          <w:rFonts w:asciiTheme="majorHAnsi" w:hAnsiTheme="majorHAnsi"/>
        </w:rPr>
      </w:pPr>
    </w:p>
    <w:p w14:paraId="434A0152" w14:textId="129A47DD" w:rsidR="00871761" w:rsidRPr="00097215" w:rsidRDefault="00871761" w:rsidP="008147BD">
      <w:pPr>
        <w:jc w:val="both"/>
        <w:rPr>
          <w:rFonts w:asciiTheme="majorHAnsi" w:hAnsiTheme="majorHAnsi"/>
        </w:rPr>
      </w:pPr>
    </w:p>
    <w:p w14:paraId="2F4489AE" w14:textId="0ADE3828" w:rsidR="00871761" w:rsidRPr="00097215" w:rsidRDefault="00871761" w:rsidP="008147BD">
      <w:pPr>
        <w:jc w:val="both"/>
        <w:rPr>
          <w:rFonts w:asciiTheme="majorHAnsi" w:hAnsiTheme="majorHAnsi"/>
        </w:rPr>
      </w:pPr>
    </w:p>
    <w:p w14:paraId="0A1CFE06" w14:textId="1549D518" w:rsidR="00AB15FD" w:rsidRPr="00097215" w:rsidRDefault="00AB15FD" w:rsidP="008147BD">
      <w:pPr>
        <w:jc w:val="both"/>
        <w:rPr>
          <w:rFonts w:asciiTheme="majorHAnsi" w:hAnsiTheme="majorHAnsi"/>
        </w:rPr>
      </w:pPr>
    </w:p>
    <w:p w14:paraId="4C80B3F0" w14:textId="0083DD33" w:rsidR="00AB15FD" w:rsidRPr="00097215" w:rsidRDefault="00AB15FD" w:rsidP="008147BD">
      <w:pPr>
        <w:jc w:val="both"/>
        <w:rPr>
          <w:rFonts w:asciiTheme="majorHAnsi" w:hAnsiTheme="majorHAnsi"/>
        </w:rPr>
      </w:pPr>
    </w:p>
    <w:p w14:paraId="5DC9AD4A" w14:textId="1D09DFD4" w:rsidR="00AB15FD" w:rsidRPr="00097215" w:rsidRDefault="00AB15FD" w:rsidP="008147BD">
      <w:pPr>
        <w:jc w:val="both"/>
        <w:rPr>
          <w:rFonts w:asciiTheme="majorHAnsi" w:hAnsiTheme="majorHAnsi"/>
        </w:rPr>
      </w:pPr>
    </w:p>
    <w:p w14:paraId="1EDC9532" w14:textId="0F545617" w:rsidR="00AB15FD" w:rsidRPr="00097215" w:rsidRDefault="00AB15FD" w:rsidP="008147BD">
      <w:pPr>
        <w:jc w:val="both"/>
        <w:rPr>
          <w:rFonts w:asciiTheme="majorHAnsi" w:hAnsiTheme="majorHAnsi"/>
        </w:rPr>
      </w:pPr>
    </w:p>
    <w:p w14:paraId="3177694D" w14:textId="4D0F8A9C" w:rsidR="00AB15FD" w:rsidRPr="00097215" w:rsidRDefault="00AB15FD" w:rsidP="008147BD">
      <w:pPr>
        <w:jc w:val="both"/>
        <w:rPr>
          <w:rFonts w:asciiTheme="majorHAnsi" w:hAnsiTheme="majorHAnsi"/>
        </w:rPr>
      </w:pPr>
    </w:p>
    <w:p w14:paraId="64711BFC" w14:textId="68589898" w:rsidR="005C1308" w:rsidRPr="00097215" w:rsidRDefault="005C1308" w:rsidP="005C1308">
      <w:pPr>
        <w:pStyle w:val="Titre2"/>
        <w:numPr>
          <w:ilvl w:val="0"/>
          <w:numId w:val="2"/>
        </w:numPr>
      </w:pPr>
      <w:bookmarkStart w:id="61" w:name="_Toc11178089"/>
      <w:r w:rsidRPr="00097215">
        <w:t>Le déplacement du robot</w:t>
      </w:r>
      <w:bookmarkEnd w:id="61"/>
    </w:p>
    <w:p w14:paraId="5F7EB874" w14:textId="184D3BAD" w:rsidR="005C1308" w:rsidRPr="00097215" w:rsidRDefault="008E7B43" w:rsidP="008E7B43">
      <w:pPr>
        <w:pStyle w:val="Titre3"/>
        <w:spacing w:before="0" w:line="240" w:lineRule="auto"/>
      </w:pPr>
      <w:r w:rsidRPr="00097215">
        <w:br/>
      </w:r>
      <w:bookmarkStart w:id="62" w:name="_Toc11178090"/>
      <w:r w:rsidR="005C1308" w:rsidRPr="00097215">
        <w:t>1</w:t>
      </w:r>
      <w:r w:rsidR="005C1308" w:rsidRPr="00097215">
        <w:rPr>
          <w:vertAlign w:val="superscript"/>
        </w:rPr>
        <w:t>ère</w:t>
      </w:r>
      <w:r w:rsidR="005C1308" w:rsidRPr="00097215">
        <w:t xml:space="preserve"> version</w:t>
      </w:r>
      <w:bookmarkEnd w:id="62"/>
      <w:r w:rsidRPr="00097215">
        <w:br/>
      </w:r>
    </w:p>
    <w:p w14:paraId="11F8A7FB" w14:textId="77777777" w:rsidR="008E7B43" w:rsidRPr="00097215" w:rsidRDefault="005C1308" w:rsidP="007F7E1A">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 code</w:t>
      </w:r>
    </w:p>
    <w:p w14:paraId="4A27B1FC" w14:textId="0EA7D911" w:rsidR="008E7B43" w:rsidRPr="00097215" w:rsidRDefault="008E7B43" w:rsidP="008E7B43">
      <w:pPr>
        <w:pStyle w:val="Paragraphedeliste"/>
        <w:spacing w:line="240" w:lineRule="auto"/>
        <w:rPr>
          <w:rFonts w:asciiTheme="majorHAnsi" w:hAnsiTheme="majorHAnsi"/>
        </w:rPr>
      </w:pPr>
      <w:r w:rsidRPr="00097215">
        <w:rPr>
          <w:rFonts w:asciiTheme="majorHAnsi" w:hAnsiTheme="majorHAnsi"/>
        </w:rPr>
        <w:t>1</w:t>
      </w:r>
      <w:r w:rsidRPr="00097215">
        <w:rPr>
          <w:rFonts w:asciiTheme="majorHAnsi" w:hAnsiTheme="majorHAnsi"/>
          <w:vertAlign w:val="superscript"/>
        </w:rPr>
        <w:t>ère</w:t>
      </w:r>
      <w:r w:rsidRPr="00097215">
        <w:rPr>
          <w:rFonts w:asciiTheme="majorHAnsi" w:hAnsiTheme="majorHAnsi"/>
        </w:rPr>
        <w:t xml:space="preserve"> étape :</w:t>
      </w:r>
    </w:p>
    <w:p w14:paraId="6D5A8DCD" w14:textId="0C827AFA" w:rsidR="00770F37" w:rsidRPr="00097215" w:rsidRDefault="008E7B43" w:rsidP="00770F37">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4416" behindDoc="0" locked="0" layoutInCell="1" allowOverlap="1" wp14:anchorId="44A18E47" wp14:editId="7EA87BA6">
                <wp:simplePos x="0" y="0"/>
                <wp:positionH relativeFrom="column">
                  <wp:posOffset>20215</wp:posOffset>
                </wp:positionH>
                <wp:positionV relativeFrom="paragraph">
                  <wp:posOffset>633453</wp:posOffset>
                </wp:positionV>
                <wp:extent cx="5836920" cy="3971750"/>
                <wp:effectExtent l="0" t="0" r="11430" b="10160"/>
                <wp:wrapNone/>
                <wp:docPr id="34" name="Rectangle 34"/>
                <wp:cNvGraphicFramePr/>
                <a:graphic xmlns:a="http://schemas.openxmlformats.org/drawingml/2006/main">
                  <a:graphicData uri="http://schemas.microsoft.com/office/word/2010/wordprocessingShape">
                    <wps:wsp>
                      <wps:cNvSpPr/>
                      <wps:spPr>
                        <a:xfrm>
                          <a:off x="0" y="0"/>
                          <a:ext cx="5836920" cy="397175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C751A0" id="Rectangle 34" o:spid="_x0000_s1026" style="position:absolute;margin-left:1.6pt;margin-top:49.9pt;width:459.6pt;height:312.7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f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" filled="f" strokecolor="black [3213]" strokeweight="1pt">
                <v:stroke dashstyle="longDashDotDot"/>
              </v:rect>
            </w:pict>
          </mc:Fallback>
        </mc:AlternateContent>
      </w:r>
      <w:r w:rsidRPr="00097215">
        <w:rPr>
          <w:rFonts w:asciiTheme="majorHAnsi" w:hAnsiTheme="majorHAnsi"/>
        </w:rPr>
        <w:t>On met</w:t>
      </w:r>
      <w:r w:rsidR="00770F37" w:rsidRPr="00097215">
        <w:rPr>
          <w:rFonts w:asciiTheme="majorHAnsi" w:hAnsiTheme="majorHAnsi"/>
        </w:rPr>
        <w:t xml:space="preserve"> en commun le code de calcul de distance testé précédemment et </w:t>
      </w:r>
      <w:r w:rsidR="006C2F5D" w:rsidRPr="00097215">
        <w:rPr>
          <w:rFonts w:asciiTheme="majorHAnsi" w:hAnsiTheme="majorHAnsi"/>
        </w:rPr>
        <w:t>on</w:t>
      </w:r>
      <w:r w:rsidR="00770F37" w:rsidRPr="00097215">
        <w:rPr>
          <w:rFonts w:asciiTheme="majorHAnsi" w:hAnsiTheme="majorHAnsi"/>
        </w:rPr>
        <w:t xml:space="preserve"> le combine au code des moteurs. </w:t>
      </w:r>
      <w:r w:rsidRPr="00097215">
        <w:rPr>
          <w:rFonts w:asciiTheme="majorHAnsi" w:hAnsiTheme="majorHAnsi"/>
        </w:rPr>
        <w:t xml:space="preserve"> On peut ainsi vérifier que le branchement des capteurs et des moteurs en simultané ne pose aucun problème.</w:t>
      </w:r>
    </w:p>
    <w:p w14:paraId="5DF327D5" w14:textId="5237B8E6" w:rsidR="008E7B43" w:rsidRPr="00097215" w:rsidRDefault="008E7B43" w:rsidP="00770F37">
      <w:pPr>
        <w:rPr>
          <w:rFonts w:asciiTheme="majorHAnsi" w:hAnsiTheme="majorHAnsi"/>
        </w:rPr>
        <w:sectPr w:rsidR="008E7B43" w:rsidRPr="00097215" w:rsidSect="00FA039E">
          <w:headerReference w:type="default" r:id="rId26"/>
          <w:footerReference w:type="default" r:id="rId27"/>
          <w:pgSz w:w="11906" w:h="16838"/>
          <w:pgMar w:top="1417" w:right="1417" w:bottom="1417" w:left="1417" w:header="567" w:footer="567" w:gutter="0"/>
          <w:pgNumType w:start="0"/>
          <w:cols w:sep="1" w:space="708"/>
          <w:titlePg/>
          <w:docGrid w:linePitch="360"/>
        </w:sectPr>
      </w:pPr>
    </w:p>
    <w:p w14:paraId="30832904" w14:textId="77777777" w:rsidR="008E7B43" w:rsidRPr="000D7154" w:rsidRDefault="008E7B43" w:rsidP="008E7B43">
      <w:pPr>
        <w:spacing w:after="0" w:line="240" w:lineRule="auto"/>
        <w:ind w:left="708"/>
        <w:rPr>
          <w:rFonts w:ascii="Arial Nova Cond Light" w:hAnsi="Arial Nova Cond Light"/>
          <w:color w:val="00B050"/>
          <w:sz w:val="20"/>
          <w:lang w:val="en-US"/>
          <w:rPrChange w:id="63" w:author="Microsoft Office User" w:date="2019-06-12T09:19:00Z">
            <w:rPr>
              <w:rFonts w:ascii="Arial Nova Cond Light" w:hAnsi="Arial Nova Cond Light"/>
              <w:color w:val="00B050"/>
              <w:sz w:val="20"/>
            </w:rPr>
          </w:rPrChange>
        </w:rPr>
      </w:pPr>
      <w:r w:rsidRPr="000D7154">
        <w:rPr>
          <w:rFonts w:ascii="Arial Nova Cond Light" w:hAnsi="Arial Nova Cond Light"/>
          <w:color w:val="00B050"/>
          <w:sz w:val="20"/>
          <w:lang w:val="en-US"/>
          <w:rPrChange w:id="64" w:author="Microsoft Office User" w:date="2019-06-12T09:19:00Z">
            <w:rPr>
              <w:rFonts w:ascii="Arial Nova Cond Light" w:hAnsi="Arial Nova Cond Light"/>
              <w:color w:val="00B050"/>
              <w:sz w:val="20"/>
            </w:rPr>
          </w:rPrChange>
        </w:rPr>
        <w:t>void setup() {</w:t>
      </w:r>
    </w:p>
    <w:p w14:paraId="32C95DB0" w14:textId="77777777" w:rsidR="008E7B43" w:rsidRPr="000D7154" w:rsidRDefault="008E7B43" w:rsidP="008E7B43">
      <w:pPr>
        <w:spacing w:after="0" w:line="240" w:lineRule="auto"/>
        <w:ind w:left="708"/>
        <w:rPr>
          <w:rFonts w:ascii="Arial Nova Cond Light" w:hAnsi="Arial Nova Cond Light"/>
          <w:sz w:val="20"/>
          <w:lang w:val="en-US"/>
          <w:rPrChange w:id="65"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66" w:author="Microsoft Office User" w:date="2019-06-12T09:19:00Z">
            <w:rPr>
              <w:rFonts w:ascii="Arial Nova Cond Light" w:hAnsi="Arial Nova Cond Light"/>
              <w:sz w:val="20"/>
            </w:rPr>
          </w:rPrChange>
        </w:rPr>
        <w:t xml:space="preserve"> </w:t>
      </w:r>
    </w:p>
    <w:p w14:paraId="721BFD9B" w14:textId="33424461" w:rsidR="008E7B43" w:rsidRPr="000D7154" w:rsidRDefault="008E7B43" w:rsidP="008E7B43">
      <w:pPr>
        <w:spacing w:after="0" w:line="240" w:lineRule="auto"/>
        <w:ind w:left="708"/>
        <w:rPr>
          <w:rFonts w:ascii="Arial Nova Cond Light" w:hAnsi="Arial Nova Cond Light"/>
          <w:sz w:val="20"/>
          <w:lang w:val="en-US"/>
          <w:rPrChange w:id="67"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68" w:author="Microsoft Office User" w:date="2019-06-12T09:19:00Z">
            <w:rPr>
              <w:rFonts w:ascii="Arial Nova Cond Light" w:hAnsi="Arial Nova Cond Light"/>
              <w:sz w:val="20"/>
            </w:rPr>
          </w:rPrChange>
        </w:rPr>
        <w:t xml:space="preserve">  </w:t>
      </w:r>
      <w:proofErr w:type="spellStart"/>
      <w:r w:rsidRPr="000D7154">
        <w:rPr>
          <w:rFonts w:ascii="Arial Nova Cond Light" w:hAnsi="Arial Nova Cond Light"/>
          <w:sz w:val="20"/>
          <w:lang w:val="en-US"/>
          <w:rPrChange w:id="69" w:author="Microsoft Office User" w:date="2019-06-12T09:19:00Z">
            <w:rPr>
              <w:rFonts w:ascii="Arial Nova Cond Light" w:hAnsi="Arial Nova Cond Light"/>
              <w:sz w:val="20"/>
            </w:rPr>
          </w:rPrChange>
        </w:rPr>
        <w:t>Serial.begin</w:t>
      </w:r>
      <w:proofErr w:type="spellEnd"/>
      <w:r w:rsidRPr="000D7154">
        <w:rPr>
          <w:rFonts w:ascii="Arial Nova Cond Light" w:hAnsi="Arial Nova Cond Light"/>
          <w:sz w:val="20"/>
          <w:lang w:val="en-US"/>
          <w:rPrChange w:id="70" w:author="Microsoft Office User" w:date="2019-06-12T09:19:00Z">
            <w:rPr>
              <w:rFonts w:ascii="Arial Nova Cond Light" w:hAnsi="Arial Nova Cond Light"/>
              <w:sz w:val="20"/>
            </w:rPr>
          </w:rPrChange>
        </w:rPr>
        <w:t>(115200);  // set up Serial library at 9600 bps</w:t>
      </w:r>
    </w:p>
    <w:p w14:paraId="36DD06E4" w14:textId="77777777" w:rsidR="008E7B43" w:rsidRPr="000D7154" w:rsidRDefault="008E7B43" w:rsidP="008E7B43">
      <w:pPr>
        <w:spacing w:after="0" w:line="240" w:lineRule="auto"/>
        <w:ind w:left="708"/>
        <w:rPr>
          <w:rFonts w:ascii="Arial Nova Cond Light" w:hAnsi="Arial Nova Cond Light"/>
          <w:sz w:val="20"/>
          <w:lang w:val="en-US"/>
          <w:rPrChange w:id="71"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72" w:author="Microsoft Office User" w:date="2019-06-12T09:19:00Z">
            <w:rPr>
              <w:rFonts w:ascii="Arial Nova Cond Light" w:hAnsi="Arial Nova Cond Light"/>
              <w:sz w:val="20"/>
            </w:rPr>
          </w:rPrChange>
        </w:rPr>
        <w:t xml:space="preserve">   while(!Serial);</w:t>
      </w:r>
    </w:p>
    <w:p w14:paraId="585E1BBD" w14:textId="77777777" w:rsidR="008E7B43" w:rsidRPr="000D7154" w:rsidRDefault="008E7B43" w:rsidP="008E7B43">
      <w:pPr>
        <w:spacing w:after="0" w:line="240" w:lineRule="auto"/>
        <w:ind w:left="708"/>
        <w:rPr>
          <w:rFonts w:ascii="Arial Nova Cond Light" w:hAnsi="Arial Nova Cond Light"/>
          <w:sz w:val="20"/>
          <w:lang w:val="en-US"/>
          <w:rPrChange w:id="73"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74" w:author="Microsoft Office User" w:date="2019-06-12T09:19:00Z">
            <w:rPr>
              <w:rFonts w:ascii="Arial Nova Cond Light" w:hAnsi="Arial Nova Cond Light"/>
              <w:sz w:val="20"/>
            </w:rPr>
          </w:rPrChange>
        </w:rPr>
        <w:t xml:space="preserve">  </w:t>
      </w:r>
      <w:proofErr w:type="spellStart"/>
      <w:r w:rsidRPr="000D7154">
        <w:rPr>
          <w:rFonts w:ascii="Arial Nova Cond Light" w:hAnsi="Arial Nova Cond Light"/>
          <w:sz w:val="20"/>
          <w:lang w:val="en-US"/>
          <w:rPrChange w:id="75" w:author="Microsoft Office User" w:date="2019-06-12T09:19:00Z">
            <w:rPr>
              <w:rFonts w:ascii="Arial Nova Cond Light" w:hAnsi="Arial Nova Cond Light"/>
              <w:sz w:val="20"/>
            </w:rPr>
          </w:rPrChange>
        </w:rPr>
        <w:t>Serial.println</w:t>
      </w:r>
      <w:proofErr w:type="spellEnd"/>
      <w:r w:rsidRPr="000D7154">
        <w:rPr>
          <w:rFonts w:ascii="Arial Nova Cond Light" w:hAnsi="Arial Nova Cond Light"/>
          <w:sz w:val="20"/>
          <w:lang w:val="en-US"/>
          <w:rPrChange w:id="76" w:author="Microsoft Office User" w:date="2019-06-12T09:19:00Z">
            <w:rPr>
              <w:rFonts w:ascii="Arial Nova Cond Light" w:hAnsi="Arial Nova Cond Light"/>
              <w:sz w:val="20"/>
            </w:rPr>
          </w:rPrChange>
        </w:rPr>
        <w:t xml:space="preserve">("Adafruit </w:t>
      </w:r>
      <w:proofErr w:type="spellStart"/>
      <w:r w:rsidRPr="000D7154">
        <w:rPr>
          <w:rFonts w:ascii="Arial Nova Cond Light" w:hAnsi="Arial Nova Cond Light"/>
          <w:sz w:val="20"/>
          <w:lang w:val="en-US"/>
          <w:rPrChange w:id="77" w:author="Microsoft Office User" w:date="2019-06-12T09:19:00Z">
            <w:rPr>
              <w:rFonts w:ascii="Arial Nova Cond Light" w:hAnsi="Arial Nova Cond Light"/>
              <w:sz w:val="20"/>
            </w:rPr>
          </w:rPrChange>
        </w:rPr>
        <w:t>Motorshield</w:t>
      </w:r>
      <w:proofErr w:type="spellEnd"/>
      <w:r w:rsidRPr="000D7154">
        <w:rPr>
          <w:rFonts w:ascii="Arial Nova Cond Light" w:hAnsi="Arial Nova Cond Light"/>
          <w:sz w:val="20"/>
          <w:lang w:val="en-US"/>
          <w:rPrChange w:id="78" w:author="Microsoft Office User" w:date="2019-06-12T09:19:00Z">
            <w:rPr>
              <w:rFonts w:ascii="Arial Nova Cond Light" w:hAnsi="Arial Nova Cond Light"/>
              <w:sz w:val="20"/>
            </w:rPr>
          </w:rPrChange>
        </w:rPr>
        <w:t xml:space="preserve"> v2 - DC Motor test!");</w:t>
      </w:r>
    </w:p>
    <w:p w14:paraId="2D5B035E" w14:textId="77777777" w:rsidR="008E7B43" w:rsidRPr="000D7154" w:rsidRDefault="008E7B43" w:rsidP="008E7B43">
      <w:pPr>
        <w:spacing w:after="0" w:line="240" w:lineRule="auto"/>
        <w:ind w:left="708"/>
        <w:rPr>
          <w:rFonts w:ascii="Arial Nova Cond Light" w:hAnsi="Arial Nova Cond Light"/>
          <w:sz w:val="20"/>
          <w:lang w:val="en-US"/>
          <w:rPrChange w:id="79" w:author="Microsoft Office User" w:date="2019-06-12T09:19:00Z">
            <w:rPr>
              <w:rFonts w:ascii="Arial Nova Cond Light" w:hAnsi="Arial Nova Cond Light"/>
              <w:sz w:val="20"/>
            </w:rPr>
          </w:rPrChange>
        </w:rPr>
      </w:pPr>
    </w:p>
    <w:p w14:paraId="179D0198" w14:textId="77777777" w:rsidR="008E7B43" w:rsidRPr="000D7154" w:rsidRDefault="008E7B43" w:rsidP="008E7B43">
      <w:pPr>
        <w:spacing w:after="0" w:line="240" w:lineRule="auto"/>
        <w:ind w:left="708"/>
        <w:rPr>
          <w:rFonts w:ascii="Arial Nova Cond Light" w:hAnsi="Arial Nova Cond Light"/>
          <w:sz w:val="20"/>
          <w:lang w:val="en-US"/>
          <w:rPrChange w:id="80"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81" w:author="Microsoft Office User" w:date="2019-06-12T09:19:00Z">
            <w:rPr>
              <w:rFonts w:ascii="Arial Nova Cond Light" w:hAnsi="Arial Nova Cond Light"/>
              <w:sz w:val="20"/>
            </w:rPr>
          </w:rPrChange>
        </w:rPr>
        <w:t xml:space="preserve">  </w:t>
      </w:r>
      <w:proofErr w:type="spellStart"/>
      <w:r w:rsidRPr="000D7154">
        <w:rPr>
          <w:rFonts w:ascii="Arial Nova Cond Light" w:hAnsi="Arial Nova Cond Light"/>
          <w:sz w:val="20"/>
          <w:lang w:val="en-US"/>
          <w:rPrChange w:id="82" w:author="Microsoft Office User" w:date="2019-06-12T09:19:00Z">
            <w:rPr>
              <w:rFonts w:ascii="Arial Nova Cond Light" w:hAnsi="Arial Nova Cond Light"/>
              <w:sz w:val="20"/>
            </w:rPr>
          </w:rPrChange>
        </w:rPr>
        <w:t>AFMS.begin</w:t>
      </w:r>
      <w:proofErr w:type="spellEnd"/>
      <w:r w:rsidRPr="000D7154">
        <w:rPr>
          <w:rFonts w:ascii="Arial Nova Cond Light" w:hAnsi="Arial Nova Cond Light"/>
          <w:sz w:val="20"/>
          <w:lang w:val="en-US"/>
          <w:rPrChange w:id="83" w:author="Microsoft Office User" w:date="2019-06-12T09:19:00Z">
            <w:rPr>
              <w:rFonts w:ascii="Arial Nova Cond Light" w:hAnsi="Arial Nova Cond Light"/>
              <w:sz w:val="20"/>
            </w:rPr>
          </w:rPrChange>
        </w:rPr>
        <w:t>();  // create with the default frequency 1.6KHz</w:t>
      </w:r>
    </w:p>
    <w:p w14:paraId="7D52F2E4" w14:textId="6C23E99B" w:rsidR="008E7B43" w:rsidRPr="000D7154" w:rsidRDefault="008E7B43" w:rsidP="008E7B43">
      <w:pPr>
        <w:spacing w:after="0" w:line="240" w:lineRule="auto"/>
        <w:ind w:left="708"/>
        <w:rPr>
          <w:rFonts w:ascii="Arial Nova Cond Light" w:hAnsi="Arial Nova Cond Light"/>
          <w:sz w:val="20"/>
          <w:lang w:val="en-US"/>
          <w:rPrChange w:id="84"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85" w:author="Microsoft Office User" w:date="2019-06-12T09:19:00Z">
            <w:rPr>
              <w:rFonts w:ascii="Arial Nova Cond Light" w:hAnsi="Arial Nova Cond Light"/>
              <w:sz w:val="20"/>
            </w:rPr>
          </w:rPrChange>
        </w:rPr>
        <w:t xml:space="preserve">  //</w:t>
      </w:r>
      <w:proofErr w:type="spellStart"/>
      <w:r w:rsidRPr="000D7154">
        <w:rPr>
          <w:rFonts w:ascii="Arial Nova Cond Light" w:hAnsi="Arial Nova Cond Light"/>
          <w:sz w:val="20"/>
          <w:lang w:val="en-US"/>
          <w:rPrChange w:id="86" w:author="Microsoft Office User" w:date="2019-06-12T09:19:00Z">
            <w:rPr>
              <w:rFonts w:ascii="Arial Nova Cond Light" w:hAnsi="Arial Nova Cond Light"/>
              <w:sz w:val="20"/>
            </w:rPr>
          </w:rPrChange>
        </w:rPr>
        <w:t>AFMS.begin</w:t>
      </w:r>
      <w:proofErr w:type="spellEnd"/>
      <w:r w:rsidRPr="000D7154">
        <w:rPr>
          <w:rFonts w:ascii="Arial Nova Cond Light" w:hAnsi="Arial Nova Cond Light"/>
          <w:sz w:val="20"/>
          <w:lang w:val="en-US"/>
          <w:rPrChange w:id="87" w:author="Microsoft Office User" w:date="2019-06-12T09:19:00Z">
            <w:rPr>
              <w:rFonts w:ascii="Arial Nova Cond Light" w:hAnsi="Arial Nova Cond Light"/>
              <w:sz w:val="20"/>
            </w:rPr>
          </w:rPrChange>
        </w:rPr>
        <w:t>(1000);</w:t>
      </w:r>
      <w:r w:rsidR="006C2F5D" w:rsidRPr="000D7154">
        <w:rPr>
          <w:rFonts w:ascii="Arial Nova Cond Light" w:hAnsi="Arial Nova Cond Light"/>
          <w:sz w:val="20"/>
          <w:lang w:val="en-US"/>
          <w:rPrChange w:id="88" w:author="Microsoft Office User" w:date="2019-06-12T09:19:00Z">
            <w:rPr>
              <w:rFonts w:ascii="Arial Nova Cond Light" w:hAnsi="Arial Nova Cond Light"/>
              <w:sz w:val="20"/>
            </w:rPr>
          </w:rPrChange>
        </w:rPr>
        <w:t xml:space="preserve"> </w:t>
      </w:r>
      <w:r w:rsidRPr="000D7154">
        <w:rPr>
          <w:rFonts w:ascii="Arial Nova Cond Light" w:hAnsi="Arial Nova Cond Light"/>
          <w:sz w:val="20"/>
          <w:lang w:val="en-US"/>
          <w:rPrChange w:id="89" w:author="Microsoft Office User" w:date="2019-06-12T09:19:00Z">
            <w:rPr>
              <w:rFonts w:ascii="Arial Nova Cond Light" w:hAnsi="Arial Nova Cond Light"/>
              <w:sz w:val="20"/>
            </w:rPr>
          </w:rPrChange>
        </w:rPr>
        <w:t xml:space="preserve"> // OR with a different frequency, say 1KHz</w:t>
      </w:r>
    </w:p>
    <w:p w14:paraId="723D0A63" w14:textId="77777777" w:rsidR="008E7B43" w:rsidRPr="000D7154" w:rsidRDefault="008E7B43" w:rsidP="008E7B43">
      <w:pPr>
        <w:spacing w:after="0" w:line="240" w:lineRule="auto"/>
        <w:ind w:left="708"/>
        <w:rPr>
          <w:rFonts w:ascii="Arial Nova Cond Light" w:hAnsi="Arial Nova Cond Light"/>
          <w:sz w:val="20"/>
          <w:lang w:val="en-US"/>
          <w:rPrChange w:id="90"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91" w:author="Microsoft Office User" w:date="2019-06-12T09:19:00Z">
            <w:rPr>
              <w:rFonts w:ascii="Arial Nova Cond Light" w:hAnsi="Arial Nova Cond Light"/>
              <w:sz w:val="20"/>
            </w:rPr>
          </w:rPrChange>
        </w:rPr>
        <w:t xml:space="preserve">  </w:t>
      </w:r>
    </w:p>
    <w:p w14:paraId="2AC47805" w14:textId="77777777" w:rsidR="008E7B43" w:rsidRPr="000D7154" w:rsidRDefault="008E7B43" w:rsidP="008E7B43">
      <w:pPr>
        <w:spacing w:after="0" w:line="240" w:lineRule="auto"/>
        <w:ind w:left="708"/>
        <w:rPr>
          <w:rFonts w:ascii="Arial Nova Cond Light" w:hAnsi="Arial Nova Cond Light"/>
          <w:sz w:val="20"/>
          <w:lang w:val="en-US"/>
          <w:rPrChange w:id="92"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93" w:author="Microsoft Office User" w:date="2019-06-12T09:19:00Z">
            <w:rPr>
              <w:rFonts w:ascii="Arial Nova Cond Light" w:hAnsi="Arial Nova Cond Light"/>
              <w:sz w:val="20"/>
            </w:rPr>
          </w:rPrChange>
        </w:rPr>
        <w:t xml:space="preserve">  // Set the speed to start, from 0 (off) to 255 (max speed)</w:t>
      </w:r>
    </w:p>
    <w:p w14:paraId="4E3D1BA0" w14:textId="77777777" w:rsidR="008E7B43" w:rsidRPr="000D7154" w:rsidRDefault="008E7B43" w:rsidP="008E7B43">
      <w:pPr>
        <w:spacing w:after="0" w:line="240" w:lineRule="auto"/>
        <w:ind w:left="708"/>
        <w:rPr>
          <w:rFonts w:ascii="Arial Nova Cond Light" w:hAnsi="Arial Nova Cond Light"/>
          <w:sz w:val="20"/>
          <w:lang w:val="en-US"/>
          <w:rPrChange w:id="94"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95" w:author="Microsoft Office User" w:date="2019-06-12T09:19:00Z">
            <w:rPr>
              <w:rFonts w:ascii="Arial Nova Cond Light" w:hAnsi="Arial Nova Cond Light"/>
              <w:sz w:val="20"/>
            </w:rPr>
          </w:rPrChange>
        </w:rPr>
        <w:t xml:space="preserve">  </w:t>
      </w:r>
      <w:proofErr w:type="spellStart"/>
      <w:r w:rsidRPr="000D7154">
        <w:rPr>
          <w:rFonts w:ascii="Arial Nova Cond Light" w:hAnsi="Arial Nova Cond Light"/>
          <w:sz w:val="20"/>
          <w:lang w:val="en-US"/>
          <w:rPrChange w:id="96" w:author="Microsoft Office User" w:date="2019-06-12T09:19:00Z">
            <w:rPr>
              <w:rFonts w:ascii="Arial Nova Cond Light" w:hAnsi="Arial Nova Cond Light"/>
              <w:sz w:val="20"/>
            </w:rPr>
          </w:rPrChange>
        </w:rPr>
        <w:t>myMotor</w:t>
      </w:r>
      <w:proofErr w:type="spellEnd"/>
      <w:r w:rsidRPr="000D7154">
        <w:rPr>
          <w:rFonts w:ascii="Arial Nova Cond Light" w:hAnsi="Arial Nova Cond Light"/>
          <w:sz w:val="20"/>
          <w:lang w:val="en-US"/>
          <w:rPrChange w:id="97" w:author="Microsoft Office User" w:date="2019-06-12T09:19:00Z">
            <w:rPr>
              <w:rFonts w:ascii="Arial Nova Cond Light" w:hAnsi="Arial Nova Cond Light"/>
              <w:sz w:val="20"/>
            </w:rPr>
          </w:rPrChange>
        </w:rPr>
        <w:t>-&gt;</w:t>
      </w:r>
      <w:proofErr w:type="spellStart"/>
      <w:r w:rsidRPr="000D7154">
        <w:rPr>
          <w:rFonts w:ascii="Arial Nova Cond Light" w:hAnsi="Arial Nova Cond Light"/>
          <w:sz w:val="20"/>
          <w:lang w:val="en-US"/>
          <w:rPrChange w:id="98" w:author="Microsoft Office User" w:date="2019-06-12T09:19:00Z">
            <w:rPr>
              <w:rFonts w:ascii="Arial Nova Cond Light" w:hAnsi="Arial Nova Cond Light"/>
              <w:sz w:val="20"/>
            </w:rPr>
          </w:rPrChange>
        </w:rPr>
        <w:t>setSpeed</w:t>
      </w:r>
      <w:proofErr w:type="spellEnd"/>
      <w:r w:rsidRPr="000D7154">
        <w:rPr>
          <w:rFonts w:ascii="Arial Nova Cond Light" w:hAnsi="Arial Nova Cond Light"/>
          <w:sz w:val="20"/>
          <w:lang w:val="en-US"/>
          <w:rPrChange w:id="99" w:author="Microsoft Office User" w:date="2019-06-12T09:19:00Z">
            <w:rPr>
              <w:rFonts w:ascii="Arial Nova Cond Light" w:hAnsi="Arial Nova Cond Light"/>
              <w:sz w:val="20"/>
            </w:rPr>
          </w:rPrChange>
        </w:rPr>
        <w:t>(150);</w:t>
      </w:r>
    </w:p>
    <w:p w14:paraId="1959B1BA" w14:textId="77777777" w:rsidR="008E7B43" w:rsidRPr="000D7154" w:rsidRDefault="008E7B43" w:rsidP="008E7B43">
      <w:pPr>
        <w:spacing w:after="0" w:line="240" w:lineRule="auto"/>
        <w:ind w:left="708"/>
        <w:rPr>
          <w:rFonts w:ascii="Arial Nova Cond Light" w:hAnsi="Arial Nova Cond Light"/>
          <w:sz w:val="20"/>
          <w:lang w:val="en-US"/>
          <w:rPrChange w:id="100"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01" w:author="Microsoft Office User" w:date="2019-06-12T09:19:00Z">
            <w:rPr>
              <w:rFonts w:ascii="Arial Nova Cond Light" w:hAnsi="Arial Nova Cond Light"/>
              <w:sz w:val="20"/>
            </w:rPr>
          </w:rPrChange>
        </w:rPr>
        <w:t xml:space="preserve">  </w:t>
      </w:r>
      <w:proofErr w:type="spellStart"/>
      <w:r w:rsidRPr="000D7154">
        <w:rPr>
          <w:rFonts w:ascii="Arial Nova Cond Light" w:hAnsi="Arial Nova Cond Light"/>
          <w:sz w:val="20"/>
          <w:lang w:val="en-US"/>
          <w:rPrChange w:id="102" w:author="Microsoft Office User" w:date="2019-06-12T09:19:00Z">
            <w:rPr>
              <w:rFonts w:ascii="Arial Nova Cond Light" w:hAnsi="Arial Nova Cond Light"/>
              <w:sz w:val="20"/>
            </w:rPr>
          </w:rPrChange>
        </w:rPr>
        <w:t>myMotor</w:t>
      </w:r>
      <w:proofErr w:type="spellEnd"/>
      <w:r w:rsidRPr="000D7154">
        <w:rPr>
          <w:rFonts w:ascii="Arial Nova Cond Light" w:hAnsi="Arial Nova Cond Light"/>
          <w:sz w:val="20"/>
          <w:lang w:val="en-US"/>
          <w:rPrChange w:id="103" w:author="Microsoft Office User" w:date="2019-06-12T09:19:00Z">
            <w:rPr>
              <w:rFonts w:ascii="Arial Nova Cond Light" w:hAnsi="Arial Nova Cond Light"/>
              <w:sz w:val="20"/>
            </w:rPr>
          </w:rPrChange>
        </w:rPr>
        <w:t>-&gt;run(FORWARD);</w:t>
      </w:r>
    </w:p>
    <w:p w14:paraId="2103F5ED" w14:textId="77777777" w:rsidR="008E7B43" w:rsidRPr="000D7154" w:rsidRDefault="008E7B43" w:rsidP="008E7B43">
      <w:pPr>
        <w:spacing w:after="0" w:line="240" w:lineRule="auto"/>
        <w:ind w:left="708"/>
        <w:rPr>
          <w:rFonts w:ascii="Arial Nova Cond Light" w:hAnsi="Arial Nova Cond Light"/>
          <w:sz w:val="20"/>
          <w:lang w:val="en-US"/>
          <w:rPrChange w:id="104"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05" w:author="Microsoft Office User" w:date="2019-06-12T09:19:00Z">
            <w:rPr>
              <w:rFonts w:ascii="Arial Nova Cond Light" w:hAnsi="Arial Nova Cond Light"/>
              <w:sz w:val="20"/>
            </w:rPr>
          </w:rPrChange>
        </w:rPr>
        <w:t xml:space="preserve">  myMotor2-&gt;</w:t>
      </w:r>
      <w:proofErr w:type="spellStart"/>
      <w:r w:rsidRPr="000D7154">
        <w:rPr>
          <w:rFonts w:ascii="Arial Nova Cond Light" w:hAnsi="Arial Nova Cond Light"/>
          <w:sz w:val="20"/>
          <w:lang w:val="en-US"/>
          <w:rPrChange w:id="106" w:author="Microsoft Office User" w:date="2019-06-12T09:19:00Z">
            <w:rPr>
              <w:rFonts w:ascii="Arial Nova Cond Light" w:hAnsi="Arial Nova Cond Light"/>
              <w:sz w:val="20"/>
            </w:rPr>
          </w:rPrChange>
        </w:rPr>
        <w:t>setSpeed</w:t>
      </w:r>
      <w:proofErr w:type="spellEnd"/>
      <w:r w:rsidRPr="000D7154">
        <w:rPr>
          <w:rFonts w:ascii="Arial Nova Cond Light" w:hAnsi="Arial Nova Cond Light"/>
          <w:sz w:val="20"/>
          <w:lang w:val="en-US"/>
          <w:rPrChange w:id="107" w:author="Microsoft Office User" w:date="2019-06-12T09:19:00Z">
            <w:rPr>
              <w:rFonts w:ascii="Arial Nova Cond Light" w:hAnsi="Arial Nova Cond Light"/>
              <w:sz w:val="20"/>
            </w:rPr>
          </w:rPrChange>
        </w:rPr>
        <w:t>(150);</w:t>
      </w:r>
    </w:p>
    <w:p w14:paraId="2FFE5845" w14:textId="77777777" w:rsidR="008E7B43" w:rsidRPr="000D7154" w:rsidRDefault="008E7B43" w:rsidP="008E7B43">
      <w:pPr>
        <w:spacing w:after="0" w:line="240" w:lineRule="auto"/>
        <w:ind w:left="708"/>
        <w:rPr>
          <w:rFonts w:ascii="Arial Nova Cond Light" w:hAnsi="Arial Nova Cond Light"/>
          <w:sz w:val="20"/>
          <w:lang w:val="en-US"/>
          <w:rPrChange w:id="108"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09" w:author="Microsoft Office User" w:date="2019-06-12T09:19:00Z">
            <w:rPr>
              <w:rFonts w:ascii="Arial Nova Cond Light" w:hAnsi="Arial Nova Cond Light"/>
              <w:sz w:val="20"/>
            </w:rPr>
          </w:rPrChange>
        </w:rPr>
        <w:t xml:space="preserve">  myMotor2-&gt;run(FORWARD);</w:t>
      </w:r>
    </w:p>
    <w:p w14:paraId="4B8D1A5E" w14:textId="77777777" w:rsidR="008E7B43" w:rsidRPr="000D7154" w:rsidRDefault="008E7B43" w:rsidP="008E7B43">
      <w:pPr>
        <w:spacing w:after="0" w:line="240" w:lineRule="auto"/>
        <w:ind w:left="708"/>
        <w:rPr>
          <w:rFonts w:ascii="Arial Nova Cond Light" w:hAnsi="Arial Nova Cond Light"/>
          <w:sz w:val="20"/>
          <w:lang w:val="en-US"/>
          <w:rPrChange w:id="110"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11" w:author="Microsoft Office User" w:date="2019-06-12T09:19:00Z">
            <w:rPr>
              <w:rFonts w:ascii="Arial Nova Cond Light" w:hAnsi="Arial Nova Cond Light"/>
              <w:sz w:val="20"/>
            </w:rPr>
          </w:rPrChange>
        </w:rPr>
        <w:t xml:space="preserve">  // turn on motor</w:t>
      </w:r>
    </w:p>
    <w:p w14:paraId="7F39770A" w14:textId="77777777" w:rsidR="008E7B43" w:rsidRPr="000D7154" w:rsidRDefault="008E7B43" w:rsidP="008E7B43">
      <w:pPr>
        <w:spacing w:after="0" w:line="240" w:lineRule="auto"/>
        <w:ind w:left="708"/>
        <w:rPr>
          <w:rFonts w:ascii="Arial Nova Cond Light" w:hAnsi="Arial Nova Cond Light"/>
          <w:sz w:val="20"/>
          <w:lang w:val="en-US"/>
          <w:rPrChange w:id="112"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13" w:author="Microsoft Office User" w:date="2019-06-12T09:19:00Z">
            <w:rPr>
              <w:rFonts w:ascii="Arial Nova Cond Light" w:hAnsi="Arial Nova Cond Light"/>
              <w:sz w:val="20"/>
            </w:rPr>
          </w:rPrChange>
        </w:rPr>
        <w:t xml:space="preserve">  </w:t>
      </w:r>
      <w:proofErr w:type="spellStart"/>
      <w:r w:rsidRPr="000D7154">
        <w:rPr>
          <w:rFonts w:ascii="Arial Nova Cond Light" w:hAnsi="Arial Nova Cond Light"/>
          <w:sz w:val="20"/>
          <w:lang w:val="en-US"/>
          <w:rPrChange w:id="114" w:author="Microsoft Office User" w:date="2019-06-12T09:19:00Z">
            <w:rPr>
              <w:rFonts w:ascii="Arial Nova Cond Light" w:hAnsi="Arial Nova Cond Light"/>
              <w:sz w:val="20"/>
            </w:rPr>
          </w:rPrChange>
        </w:rPr>
        <w:t>myMotor</w:t>
      </w:r>
      <w:proofErr w:type="spellEnd"/>
      <w:r w:rsidRPr="000D7154">
        <w:rPr>
          <w:rFonts w:ascii="Arial Nova Cond Light" w:hAnsi="Arial Nova Cond Light"/>
          <w:sz w:val="20"/>
          <w:lang w:val="en-US"/>
          <w:rPrChange w:id="115" w:author="Microsoft Office User" w:date="2019-06-12T09:19:00Z">
            <w:rPr>
              <w:rFonts w:ascii="Arial Nova Cond Light" w:hAnsi="Arial Nova Cond Light"/>
              <w:sz w:val="20"/>
            </w:rPr>
          </w:rPrChange>
        </w:rPr>
        <w:t>-&gt;run(RELEASE);</w:t>
      </w:r>
    </w:p>
    <w:p w14:paraId="5A98B43D" w14:textId="77777777" w:rsidR="008E7B43" w:rsidRPr="000D7154" w:rsidRDefault="008E7B43" w:rsidP="008E7B43">
      <w:pPr>
        <w:spacing w:after="0" w:line="240" w:lineRule="auto"/>
        <w:ind w:left="708"/>
        <w:rPr>
          <w:rFonts w:ascii="Arial Nova Cond Light" w:hAnsi="Arial Nova Cond Light"/>
          <w:sz w:val="20"/>
          <w:lang w:val="en-US"/>
          <w:rPrChange w:id="116"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17" w:author="Microsoft Office User" w:date="2019-06-12T09:19:00Z">
            <w:rPr>
              <w:rFonts w:ascii="Arial Nova Cond Light" w:hAnsi="Arial Nova Cond Light"/>
              <w:sz w:val="20"/>
            </w:rPr>
          </w:rPrChange>
        </w:rPr>
        <w:t xml:space="preserve">  myMotor2-&gt;run(RELEASE);</w:t>
      </w:r>
    </w:p>
    <w:p w14:paraId="3F8CE9D4" w14:textId="5DCC4707" w:rsidR="008E7B43" w:rsidRPr="000D7154" w:rsidRDefault="008E7B43" w:rsidP="008E7B43">
      <w:pPr>
        <w:spacing w:after="0" w:line="240" w:lineRule="auto"/>
        <w:ind w:left="708"/>
        <w:rPr>
          <w:rFonts w:ascii="Arial Nova Cond Light" w:hAnsi="Arial Nova Cond Light"/>
          <w:color w:val="00B050"/>
          <w:sz w:val="20"/>
          <w:lang w:val="en-US"/>
          <w:rPrChange w:id="118" w:author="Microsoft Office User" w:date="2019-06-12T09:19:00Z">
            <w:rPr>
              <w:rFonts w:ascii="Arial Nova Cond Light" w:hAnsi="Arial Nova Cond Light"/>
              <w:color w:val="00B050"/>
              <w:sz w:val="20"/>
            </w:rPr>
          </w:rPrChange>
        </w:rPr>
      </w:pPr>
      <w:r w:rsidRPr="000D7154">
        <w:rPr>
          <w:rFonts w:ascii="Arial Nova Cond Light" w:hAnsi="Arial Nova Cond Light"/>
          <w:color w:val="00B050"/>
          <w:sz w:val="20"/>
          <w:lang w:val="en-US"/>
          <w:rPrChange w:id="119" w:author="Microsoft Office User" w:date="2019-06-12T09:19:00Z">
            <w:rPr>
              <w:rFonts w:ascii="Arial Nova Cond Light" w:hAnsi="Arial Nova Cond Light"/>
              <w:color w:val="00B050"/>
              <w:sz w:val="20"/>
            </w:rPr>
          </w:rPrChange>
        </w:rPr>
        <w:t xml:space="preserve"> }</w:t>
      </w:r>
    </w:p>
    <w:p w14:paraId="5CE3ECB9" w14:textId="77777777" w:rsidR="008E7B43" w:rsidRPr="000D7154" w:rsidRDefault="008E7B43" w:rsidP="008E7B43">
      <w:pPr>
        <w:spacing w:after="0" w:line="240" w:lineRule="auto"/>
        <w:ind w:left="708"/>
        <w:rPr>
          <w:rFonts w:ascii="Arial Nova Cond Light" w:hAnsi="Arial Nova Cond Light"/>
          <w:color w:val="00B050"/>
          <w:sz w:val="20"/>
          <w:lang w:val="en-US"/>
          <w:rPrChange w:id="120" w:author="Microsoft Office User" w:date="2019-06-12T09:19:00Z">
            <w:rPr>
              <w:rFonts w:ascii="Arial Nova Cond Light" w:hAnsi="Arial Nova Cond Light"/>
              <w:color w:val="00B050"/>
              <w:sz w:val="20"/>
            </w:rPr>
          </w:rPrChange>
        </w:rPr>
      </w:pPr>
      <w:r w:rsidRPr="000D7154">
        <w:rPr>
          <w:rFonts w:ascii="Arial Nova Cond Light" w:hAnsi="Arial Nova Cond Light"/>
          <w:color w:val="00B050"/>
          <w:sz w:val="20"/>
          <w:lang w:val="en-US"/>
          <w:rPrChange w:id="121" w:author="Microsoft Office User" w:date="2019-06-12T09:19:00Z">
            <w:rPr>
              <w:rFonts w:ascii="Arial Nova Cond Light" w:hAnsi="Arial Nova Cond Light"/>
              <w:color w:val="00B050"/>
              <w:sz w:val="20"/>
            </w:rPr>
          </w:rPrChange>
        </w:rPr>
        <w:t>void loop() {</w:t>
      </w:r>
    </w:p>
    <w:p w14:paraId="1F6147AE" w14:textId="77777777" w:rsidR="00097215" w:rsidRPr="000D7154" w:rsidRDefault="00097215" w:rsidP="008E7B43">
      <w:pPr>
        <w:spacing w:after="0" w:line="240" w:lineRule="auto"/>
        <w:ind w:left="708"/>
        <w:rPr>
          <w:rFonts w:ascii="Arial Nova Cond Light" w:hAnsi="Arial Nova Cond Light"/>
          <w:sz w:val="20"/>
          <w:lang w:val="en-US"/>
          <w:rPrChange w:id="122" w:author="Microsoft Office User" w:date="2019-06-12T09:19:00Z">
            <w:rPr>
              <w:rFonts w:ascii="Arial Nova Cond Light" w:hAnsi="Arial Nova Cond Light"/>
              <w:sz w:val="20"/>
            </w:rPr>
          </w:rPrChange>
        </w:rPr>
      </w:pPr>
    </w:p>
    <w:p w14:paraId="2883B211" w14:textId="77777777" w:rsidR="00097215" w:rsidRPr="000D7154" w:rsidRDefault="00097215" w:rsidP="008E7B43">
      <w:pPr>
        <w:spacing w:after="0" w:line="240" w:lineRule="auto"/>
        <w:ind w:left="708"/>
        <w:rPr>
          <w:rFonts w:ascii="Arial Nova Cond Light" w:hAnsi="Arial Nova Cond Light"/>
          <w:sz w:val="20"/>
          <w:lang w:val="en-US"/>
          <w:rPrChange w:id="123" w:author="Microsoft Office User" w:date="2019-06-12T09:19:00Z">
            <w:rPr>
              <w:rFonts w:ascii="Arial Nova Cond Light" w:hAnsi="Arial Nova Cond Light"/>
              <w:sz w:val="20"/>
            </w:rPr>
          </w:rPrChange>
        </w:rPr>
      </w:pPr>
    </w:p>
    <w:p w14:paraId="0F4383BA" w14:textId="720798F4" w:rsidR="008E7B43" w:rsidRPr="000D7154" w:rsidRDefault="008E7B43" w:rsidP="008E7B43">
      <w:pPr>
        <w:spacing w:after="0" w:line="240" w:lineRule="auto"/>
        <w:ind w:left="708"/>
        <w:rPr>
          <w:rFonts w:ascii="Arial Nova Cond Light" w:hAnsi="Arial Nova Cond Light"/>
          <w:sz w:val="20"/>
          <w:lang w:val="en-US"/>
          <w:rPrChange w:id="124"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25" w:author="Microsoft Office User" w:date="2019-06-12T09:19:00Z">
            <w:rPr>
              <w:rFonts w:ascii="Arial Nova Cond Light" w:hAnsi="Arial Nova Cond Light"/>
              <w:sz w:val="20"/>
            </w:rPr>
          </w:rPrChange>
        </w:rPr>
        <w:br/>
        <w:t xml:space="preserve">   uint8_t </w:t>
      </w:r>
      <w:proofErr w:type="spellStart"/>
      <w:r w:rsidRPr="000D7154">
        <w:rPr>
          <w:rFonts w:ascii="Arial Nova Cond Light" w:hAnsi="Arial Nova Cond Light"/>
          <w:sz w:val="20"/>
          <w:lang w:val="en-US"/>
          <w:rPrChange w:id="126" w:author="Microsoft Office User" w:date="2019-06-12T09:19:00Z">
            <w:rPr>
              <w:rFonts w:ascii="Arial Nova Cond Light" w:hAnsi="Arial Nova Cond Light"/>
              <w:sz w:val="20"/>
            </w:rPr>
          </w:rPrChange>
        </w:rPr>
        <w:t>i</w:t>
      </w:r>
      <w:proofErr w:type="spellEnd"/>
      <w:r w:rsidRPr="000D7154">
        <w:rPr>
          <w:rFonts w:ascii="Arial Nova Cond Light" w:hAnsi="Arial Nova Cond Light"/>
          <w:sz w:val="20"/>
          <w:lang w:val="en-US"/>
          <w:rPrChange w:id="127" w:author="Microsoft Office User" w:date="2019-06-12T09:19:00Z">
            <w:rPr>
              <w:rFonts w:ascii="Arial Nova Cond Light" w:hAnsi="Arial Nova Cond Light"/>
              <w:sz w:val="20"/>
            </w:rPr>
          </w:rPrChange>
        </w:rPr>
        <w:t>;</w:t>
      </w:r>
    </w:p>
    <w:p w14:paraId="56BF9592" w14:textId="77777777" w:rsidR="00097215" w:rsidRPr="000D7154" w:rsidRDefault="00097215" w:rsidP="008E7B43">
      <w:pPr>
        <w:spacing w:after="0" w:line="240" w:lineRule="auto"/>
        <w:ind w:left="708"/>
        <w:rPr>
          <w:rFonts w:ascii="Arial Nova Cond Light" w:hAnsi="Arial Nova Cond Light"/>
          <w:sz w:val="20"/>
          <w:lang w:val="en-US"/>
          <w:rPrChange w:id="128" w:author="Microsoft Office User" w:date="2019-06-12T09:19:00Z">
            <w:rPr>
              <w:rFonts w:ascii="Arial Nova Cond Light" w:hAnsi="Arial Nova Cond Light"/>
              <w:sz w:val="20"/>
            </w:rPr>
          </w:rPrChange>
        </w:rPr>
      </w:pPr>
    </w:p>
    <w:p w14:paraId="11E6428C" w14:textId="77777777" w:rsidR="008E7B43" w:rsidRPr="000D7154" w:rsidRDefault="008E7B43" w:rsidP="008E7B43">
      <w:pPr>
        <w:spacing w:after="0" w:line="240" w:lineRule="auto"/>
        <w:ind w:left="708"/>
        <w:rPr>
          <w:rFonts w:ascii="Arial Nova Cond Light" w:hAnsi="Arial Nova Cond Light"/>
          <w:sz w:val="20"/>
          <w:lang w:val="en-US"/>
          <w:rPrChange w:id="129"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30" w:author="Microsoft Office User" w:date="2019-06-12T09:19:00Z">
            <w:rPr>
              <w:rFonts w:ascii="Arial Nova Cond Light" w:hAnsi="Arial Nova Cond Light"/>
              <w:sz w:val="20"/>
            </w:rPr>
          </w:rPrChange>
        </w:rPr>
        <w:t xml:space="preserve">  </w:t>
      </w:r>
      <w:proofErr w:type="spellStart"/>
      <w:r w:rsidRPr="000D7154">
        <w:rPr>
          <w:rFonts w:ascii="Arial Nova Cond Light" w:hAnsi="Arial Nova Cond Light"/>
          <w:sz w:val="20"/>
          <w:lang w:val="en-US"/>
          <w:rPrChange w:id="131" w:author="Microsoft Office User" w:date="2019-06-12T09:19:00Z">
            <w:rPr>
              <w:rFonts w:ascii="Arial Nova Cond Light" w:hAnsi="Arial Nova Cond Light"/>
              <w:sz w:val="20"/>
            </w:rPr>
          </w:rPrChange>
        </w:rPr>
        <w:t>myMotor</w:t>
      </w:r>
      <w:proofErr w:type="spellEnd"/>
      <w:r w:rsidRPr="000D7154">
        <w:rPr>
          <w:rFonts w:ascii="Arial Nova Cond Light" w:hAnsi="Arial Nova Cond Light"/>
          <w:sz w:val="20"/>
          <w:lang w:val="en-US"/>
          <w:rPrChange w:id="132" w:author="Microsoft Office User" w:date="2019-06-12T09:19:00Z">
            <w:rPr>
              <w:rFonts w:ascii="Arial Nova Cond Light" w:hAnsi="Arial Nova Cond Light"/>
              <w:sz w:val="20"/>
            </w:rPr>
          </w:rPrChange>
        </w:rPr>
        <w:t>-&gt;</w:t>
      </w:r>
      <w:proofErr w:type="spellStart"/>
      <w:r w:rsidRPr="000D7154">
        <w:rPr>
          <w:rFonts w:ascii="Arial Nova Cond Light" w:hAnsi="Arial Nova Cond Light"/>
          <w:sz w:val="20"/>
          <w:lang w:val="en-US"/>
          <w:rPrChange w:id="133" w:author="Microsoft Office User" w:date="2019-06-12T09:19:00Z">
            <w:rPr>
              <w:rFonts w:ascii="Arial Nova Cond Light" w:hAnsi="Arial Nova Cond Light"/>
              <w:sz w:val="20"/>
            </w:rPr>
          </w:rPrChange>
        </w:rPr>
        <w:t>setSpeed</w:t>
      </w:r>
      <w:proofErr w:type="spellEnd"/>
      <w:r w:rsidRPr="000D7154">
        <w:rPr>
          <w:rFonts w:ascii="Arial Nova Cond Light" w:hAnsi="Arial Nova Cond Light"/>
          <w:sz w:val="20"/>
          <w:lang w:val="en-US"/>
          <w:rPrChange w:id="134" w:author="Microsoft Office User" w:date="2019-06-12T09:19:00Z">
            <w:rPr>
              <w:rFonts w:ascii="Arial Nova Cond Light" w:hAnsi="Arial Nova Cond Light"/>
              <w:sz w:val="20"/>
            </w:rPr>
          </w:rPrChange>
        </w:rPr>
        <w:t xml:space="preserve">(50);  </w:t>
      </w:r>
    </w:p>
    <w:p w14:paraId="4993BB5E" w14:textId="77777777" w:rsidR="008E7B43" w:rsidRPr="000D7154" w:rsidRDefault="008E7B43" w:rsidP="008E7B43">
      <w:pPr>
        <w:spacing w:after="0" w:line="240" w:lineRule="auto"/>
        <w:ind w:left="708"/>
        <w:rPr>
          <w:rFonts w:ascii="Arial Nova Cond Light" w:hAnsi="Arial Nova Cond Light"/>
          <w:sz w:val="20"/>
          <w:lang w:val="en-US"/>
          <w:rPrChange w:id="135"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36" w:author="Microsoft Office User" w:date="2019-06-12T09:19:00Z">
            <w:rPr>
              <w:rFonts w:ascii="Arial Nova Cond Light" w:hAnsi="Arial Nova Cond Light"/>
              <w:sz w:val="20"/>
            </w:rPr>
          </w:rPrChange>
        </w:rPr>
        <w:t xml:space="preserve">  myMotor2-&gt;</w:t>
      </w:r>
      <w:proofErr w:type="spellStart"/>
      <w:r w:rsidRPr="000D7154">
        <w:rPr>
          <w:rFonts w:ascii="Arial Nova Cond Light" w:hAnsi="Arial Nova Cond Light"/>
          <w:sz w:val="20"/>
          <w:lang w:val="en-US"/>
          <w:rPrChange w:id="137" w:author="Microsoft Office User" w:date="2019-06-12T09:19:00Z">
            <w:rPr>
              <w:rFonts w:ascii="Arial Nova Cond Light" w:hAnsi="Arial Nova Cond Light"/>
              <w:sz w:val="20"/>
            </w:rPr>
          </w:rPrChange>
        </w:rPr>
        <w:t>setSpeed</w:t>
      </w:r>
      <w:proofErr w:type="spellEnd"/>
      <w:r w:rsidRPr="000D7154">
        <w:rPr>
          <w:rFonts w:ascii="Arial Nova Cond Light" w:hAnsi="Arial Nova Cond Light"/>
          <w:sz w:val="20"/>
          <w:lang w:val="en-US"/>
          <w:rPrChange w:id="138" w:author="Microsoft Office User" w:date="2019-06-12T09:19:00Z">
            <w:rPr>
              <w:rFonts w:ascii="Arial Nova Cond Light" w:hAnsi="Arial Nova Cond Light"/>
              <w:sz w:val="20"/>
            </w:rPr>
          </w:rPrChange>
        </w:rPr>
        <w:t>(50);</w:t>
      </w:r>
    </w:p>
    <w:p w14:paraId="4387DC11" w14:textId="77777777" w:rsidR="008E7B43" w:rsidRPr="000D7154" w:rsidRDefault="008E7B43" w:rsidP="008E7B43">
      <w:pPr>
        <w:spacing w:after="0" w:line="240" w:lineRule="auto"/>
        <w:ind w:left="708"/>
        <w:rPr>
          <w:rFonts w:ascii="Arial Nova Cond Light" w:hAnsi="Arial Nova Cond Light"/>
          <w:sz w:val="20"/>
          <w:lang w:val="en-US"/>
          <w:rPrChange w:id="139"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40" w:author="Microsoft Office User" w:date="2019-06-12T09:19:00Z">
            <w:rPr>
              <w:rFonts w:ascii="Arial Nova Cond Light" w:hAnsi="Arial Nova Cond Light"/>
              <w:sz w:val="20"/>
            </w:rPr>
          </w:rPrChange>
        </w:rPr>
        <w:t xml:space="preserve">  </w:t>
      </w:r>
    </w:p>
    <w:p w14:paraId="4E1246A0" w14:textId="77777777" w:rsidR="008E7B43" w:rsidRPr="000D7154" w:rsidRDefault="008E7B43" w:rsidP="008E7B43">
      <w:pPr>
        <w:spacing w:after="0" w:line="240" w:lineRule="auto"/>
        <w:ind w:left="708"/>
        <w:rPr>
          <w:rFonts w:ascii="Arial Nova Cond Light" w:hAnsi="Arial Nova Cond Light"/>
          <w:sz w:val="20"/>
          <w:lang w:val="en-US"/>
          <w:rPrChange w:id="141"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42" w:author="Microsoft Office User" w:date="2019-06-12T09:19:00Z">
            <w:rPr>
              <w:rFonts w:ascii="Arial Nova Cond Light" w:hAnsi="Arial Nova Cond Light"/>
              <w:sz w:val="20"/>
            </w:rPr>
          </w:rPrChange>
        </w:rPr>
        <w:t xml:space="preserve">  </w:t>
      </w:r>
      <w:proofErr w:type="spellStart"/>
      <w:r w:rsidRPr="000D7154">
        <w:rPr>
          <w:rFonts w:ascii="Arial Nova Cond Light" w:hAnsi="Arial Nova Cond Light"/>
          <w:sz w:val="20"/>
          <w:lang w:val="en-US"/>
          <w:rPrChange w:id="143" w:author="Microsoft Office User" w:date="2019-06-12T09:19:00Z">
            <w:rPr>
              <w:rFonts w:ascii="Arial Nova Cond Light" w:hAnsi="Arial Nova Cond Light"/>
              <w:sz w:val="20"/>
            </w:rPr>
          </w:rPrChange>
        </w:rPr>
        <w:t>Serial.println</w:t>
      </w:r>
      <w:proofErr w:type="spellEnd"/>
      <w:r w:rsidRPr="000D7154">
        <w:rPr>
          <w:rFonts w:ascii="Arial Nova Cond Light" w:hAnsi="Arial Nova Cond Light"/>
          <w:sz w:val="20"/>
          <w:lang w:val="en-US"/>
          <w:rPrChange w:id="144" w:author="Microsoft Office User" w:date="2019-06-12T09:19:00Z">
            <w:rPr>
              <w:rFonts w:ascii="Arial Nova Cond Light" w:hAnsi="Arial Nova Cond Light"/>
              <w:sz w:val="20"/>
            </w:rPr>
          </w:rPrChange>
        </w:rPr>
        <w:t>("AVANT");</w:t>
      </w:r>
    </w:p>
    <w:p w14:paraId="2E2C48C9" w14:textId="77777777" w:rsidR="008E7B43" w:rsidRPr="000D7154" w:rsidRDefault="008E7B43" w:rsidP="008E7B43">
      <w:pPr>
        <w:spacing w:after="0" w:line="240" w:lineRule="auto"/>
        <w:ind w:left="708"/>
        <w:rPr>
          <w:rFonts w:ascii="Arial Nova Cond Light" w:hAnsi="Arial Nova Cond Light"/>
          <w:sz w:val="20"/>
          <w:lang w:val="en-US"/>
          <w:rPrChange w:id="145"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46" w:author="Microsoft Office User" w:date="2019-06-12T09:19:00Z">
            <w:rPr>
              <w:rFonts w:ascii="Arial Nova Cond Light" w:hAnsi="Arial Nova Cond Light"/>
              <w:sz w:val="20"/>
            </w:rPr>
          </w:rPrChange>
        </w:rPr>
        <w:t xml:space="preserve">  while(tick&lt;3){</w:t>
      </w:r>
    </w:p>
    <w:p w14:paraId="73F106A1" w14:textId="77777777" w:rsidR="008E7B43" w:rsidRPr="000D7154" w:rsidRDefault="008E7B43" w:rsidP="008E7B43">
      <w:pPr>
        <w:spacing w:after="0" w:line="240" w:lineRule="auto"/>
        <w:ind w:left="708"/>
        <w:rPr>
          <w:rFonts w:ascii="Arial Nova Cond Light" w:hAnsi="Arial Nova Cond Light"/>
          <w:sz w:val="20"/>
          <w:lang w:val="en-US"/>
          <w:rPrChange w:id="147"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48" w:author="Microsoft Office User" w:date="2019-06-12T09:19:00Z">
            <w:rPr>
              <w:rFonts w:ascii="Arial Nova Cond Light" w:hAnsi="Arial Nova Cond Light"/>
              <w:sz w:val="20"/>
            </w:rPr>
          </w:rPrChange>
        </w:rPr>
        <w:t xml:space="preserve">    </w:t>
      </w:r>
      <w:proofErr w:type="spellStart"/>
      <w:r w:rsidRPr="000D7154">
        <w:rPr>
          <w:rFonts w:ascii="Arial Nova Cond Light" w:hAnsi="Arial Nova Cond Light"/>
          <w:sz w:val="20"/>
          <w:lang w:val="en-US"/>
          <w:rPrChange w:id="149" w:author="Microsoft Office User" w:date="2019-06-12T09:19:00Z">
            <w:rPr>
              <w:rFonts w:ascii="Arial Nova Cond Light" w:hAnsi="Arial Nova Cond Light"/>
              <w:sz w:val="20"/>
            </w:rPr>
          </w:rPrChange>
        </w:rPr>
        <w:t>myMotor</w:t>
      </w:r>
      <w:proofErr w:type="spellEnd"/>
      <w:r w:rsidRPr="000D7154">
        <w:rPr>
          <w:rFonts w:ascii="Arial Nova Cond Light" w:hAnsi="Arial Nova Cond Light"/>
          <w:sz w:val="20"/>
          <w:lang w:val="en-US"/>
          <w:rPrChange w:id="150" w:author="Microsoft Office User" w:date="2019-06-12T09:19:00Z">
            <w:rPr>
              <w:rFonts w:ascii="Arial Nova Cond Light" w:hAnsi="Arial Nova Cond Light"/>
              <w:sz w:val="20"/>
            </w:rPr>
          </w:rPrChange>
        </w:rPr>
        <w:t>-&gt;run(FORWARD);</w:t>
      </w:r>
    </w:p>
    <w:p w14:paraId="009856DD" w14:textId="77777777" w:rsidR="008E7B43" w:rsidRPr="000D7154" w:rsidRDefault="008E7B43" w:rsidP="008E7B43">
      <w:pPr>
        <w:spacing w:after="0" w:line="240" w:lineRule="auto"/>
        <w:ind w:left="708"/>
        <w:rPr>
          <w:rFonts w:ascii="Arial Nova Cond Light" w:hAnsi="Arial Nova Cond Light"/>
          <w:sz w:val="20"/>
          <w:lang w:val="en-US"/>
          <w:rPrChange w:id="151"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52" w:author="Microsoft Office User" w:date="2019-06-12T09:19:00Z">
            <w:rPr>
              <w:rFonts w:ascii="Arial Nova Cond Light" w:hAnsi="Arial Nova Cond Light"/>
              <w:sz w:val="20"/>
            </w:rPr>
          </w:rPrChange>
        </w:rPr>
        <w:t xml:space="preserve">    myMotor2-&gt;run(FORWARD);</w:t>
      </w:r>
    </w:p>
    <w:p w14:paraId="6F48FFE0" w14:textId="77777777" w:rsidR="008E7B43" w:rsidRPr="000D7154" w:rsidRDefault="008E7B43" w:rsidP="008E7B43">
      <w:pPr>
        <w:spacing w:after="0" w:line="240" w:lineRule="auto"/>
        <w:ind w:left="708"/>
        <w:rPr>
          <w:rFonts w:ascii="Arial Nova Cond Light" w:hAnsi="Arial Nova Cond Light"/>
          <w:sz w:val="20"/>
          <w:lang w:val="en-US"/>
          <w:rPrChange w:id="153"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54" w:author="Microsoft Office User" w:date="2019-06-12T09:19:00Z">
            <w:rPr>
              <w:rFonts w:ascii="Arial Nova Cond Light" w:hAnsi="Arial Nova Cond Light"/>
              <w:sz w:val="20"/>
            </w:rPr>
          </w:rPrChange>
        </w:rPr>
        <w:t xml:space="preserve">    tick++;</w:t>
      </w:r>
    </w:p>
    <w:p w14:paraId="5E8D18EE" w14:textId="77777777" w:rsidR="008E7B43" w:rsidRPr="000D7154" w:rsidRDefault="008E7B43" w:rsidP="008E7B43">
      <w:pPr>
        <w:spacing w:after="0" w:line="240" w:lineRule="auto"/>
        <w:ind w:left="708"/>
        <w:rPr>
          <w:rFonts w:ascii="Arial Nova Cond Light" w:hAnsi="Arial Nova Cond Light"/>
          <w:sz w:val="20"/>
          <w:lang w:val="en-US"/>
          <w:rPrChange w:id="155"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56" w:author="Microsoft Office User" w:date="2019-06-12T09:19:00Z">
            <w:rPr>
              <w:rFonts w:ascii="Arial Nova Cond Light" w:hAnsi="Arial Nova Cond Light"/>
              <w:sz w:val="20"/>
            </w:rPr>
          </w:rPrChange>
        </w:rPr>
        <w:t xml:space="preserve">    </w:t>
      </w:r>
      <w:proofErr w:type="spellStart"/>
      <w:r w:rsidRPr="000D7154">
        <w:rPr>
          <w:rFonts w:ascii="Arial Nova Cond Light" w:hAnsi="Arial Nova Cond Light"/>
          <w:sz w:val="20"/>
          <w:lang w:val="en-US"/>
          <w:rPrChange w:id="157" w:author="Microsoft Office User" w:date="2019-06-12T09:19:00Z">
            <w:rPr>
              <w:rFonts w:ascii="Arial Nova Cond Light" w:hAnsi="Arial Nova Cond Light"/>
              <w:sz w:val="20"/>
            </w:rPr>
          </w:rPrChange>
        </w:rPr>
        <w:t>Serial.println</w:t>
      </w:r>
      <w:proofErr w:type="spellEnd"/>
      <w:r w:rsidRPr="000D7154">
        <w:rPr>
          <w:rFonts w:ascii="Arial Nova Cond Light" w:hAnsi="Arial Nova Cond Light"/>
          <w:sz w:val="20"/>
          <w:lang w:val="en-US"/>
          <w:rPrChange w:id="158" w:author="Microsoft Office User" w:date="2019-06-12T09:19:00Z">
            <w:rPr>
              <w:rFonts w:ascii="Arial Nova Cond Light" w:hAnsi="Arial Nova Cond Light"/>
              <w:sz w:val="20"/>
            </w:rPr>
          </w:rPrChange>
        </w:rPr>
        <w:t>("CAPTEUR AVANT 1");</w:t>
      </w:r>
    </w:p>
    <w:p w14:paraId="66023EB2" w14:textId="77777777" w:rsidR="008E7B43" w:rsidRPr="000D7154" w:rsidRDefault="008E7B43" w:rsidP="008E7B43">
      <w:pPr>
        <w:spacing w:after="0" w:line="240" w:lineRule="auto"/>
        <w:ind w:left="708"/>
        <w:rPr>
          <w:rFonts w:ascii="Arial Nova Cond Light" w:hAnsi="Arial Nova Cond Light"/>
          <w:sz w:val="20"/>
          <w:lang w:val="en-US"/>
          <w:rPrChange w:id="159" w:author="Microsoft Office User" w:date="2019-06-12T09:19:00Z">
            <w:rPr>
              <w:rFonts w:ascii="Arial Nova Cond Light" w:hAnsi="Arial Nova Cond Light"/>
              <w:sz w:val="20"/>
            </w:rPr>
          </w:rPrChange>
        </w:rPr>
      </w:pPr>
      <w:r w:rsidRPr="000D7154">
        <w:rPr>
          <w:rFonts w:ascii="Arial Nova Cond Light" w:hAnsi="Arial Nova Cond Light"/>
          <w:sz w:val="20"/>
          <w:lang w:val="en-US"/>
          <w:rPrChange w:id="160" w:author="Microsoft Office User" w:date="2019-06-12T09:19:00Z">
            <w:rPr>
              <w:rFonts w:ascii="Arial Nova Cond Light" w:hAnsi="Arial Nova Cond Light"/>
              <w:sz w:val="20"/>
            </w:rPr>
          </w:rPrChange>
        </w:rPr>
        <w:t xml:space="preserve">    </w:t>
      </w:r>
      <w:proofErr w:type="spellStart"/>
      <w:r w:rsidRPr="000D7154">
        <w:rPr>
          <w:rFonts w:ascii="Arial Nova Cond Light" w:hAnsi="Arial Nova Cond Light"/>
          <w:sz w:val="20"/>
          <w:lang w:val="en-US"/>
          <w:rPrChange w:id="161" w:author="Microsoft Office User" w:date="2019-06-12T09:19:00Z">
            <w:rPr>
              <w:rFonts w:ascii="Arial Nova Cond Light" w:hAnsi="Arial Nova Cond Light"/>
              <w:sz w:val="20"/>
            </w:rPr>
          </w:rPrChange>
        </w:rPr>
        <w:t>calculDistance</w:t>
      </w:r>
      <w:proofErr w:type="spellEnd"/>
      <w:r w:rsidRPr="000D7154">
        <w:rPr>
          <w:rFonts w:ascii="Arial Nova Cond Light" w:hAnsi="Arial Nova Cond Light"/>
          <w:sz w:val="20"/>
          <w:lang w:val="en-US"/>
          <w:rPrChange w:id="162" w:author="Microsoft Office User" w:date="2019-06-12T09:19:00Z">
            <w:rPr>
              <w:rFonts w:ascii="Arial Nova Cond Light" w:hAnsi="Arial Nova Cond Light"/>
              <w:sz w:val="20"/>
            </w:rPr>
          </w:rPrChange>
        </w:rPr>
        <w:t>(TRIGGER_PIN_AVANT, ECHO_PIN_AVANT);</w:t>
      </w:r>
    </w:p>
    <w:p w14:paraId="7F2C2381" w14:textId="77777777" w:rsidR="008E7B43" w:rsidRPr="000A7C23" w:rsidRDefault="008E7B43" w:rsidP="008E7B43">
      <w:pPr>
        <w:spacing w:after="0" w:line="240" w:lineRule="auto"/>
        <w:ind w:left="708"/>
        <w:rPr>
          <w:rFonts w:ascii="Arial Nova Cond Light" w:hAnsi="Arial Nova Cond Light"/>
          <w:sz w:val="20"/>
        </w:rPr>
      </w:pPr>
      <w:r w:rsidRPr="000D7154">
        <w:rPr>
          <w:rFonts w:ascii="Arial Nova Cond Light" w:hAnsi="Arial Nova Cond Light"/>
          <w:sz w:val="20"/>
          <w:lang w:val="en-US"/>
          <w:rPrChange w:id="163" w:author="Microsoft Office User" w:date="2019-06-12T09:19:00Z">
            <w:rPr>
              <w:rFonts w:ascii="Arial Nova Cond Light" w:hAnsi="Arial Nova Cond Light"/>
              <w:sz w:val="20"/>
            </w:rPr>
          </w:rPrChange>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GAUCHE 1");</w:t>
      </w:r>
    </w:p>
    <w:p w14:paraId="5B5AFAD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(TRIGGER_PIN_GAUCHE, ECHO_PIN_GAUCHE);</w:t>
      </w:r>
    </w:p>
    <w:p w14:paraId="4C5597AB"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DROITE 1");</w:t>
      </w:r>
    </w:p>
    <w:p w14:paraId="0AA8503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(TRIGGER_PIN_DROITE, ECHO_PIN_DROITE);</w:t>
      </w:r>
    </w:p>
    <w:p w14:paraId="08EED0EA" w14:textId="36854B60"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214E0A18" w14:textId="77777777" w:rsidR="00A90928" w:rsidRPr="000A7C23" w:rsidRDefault="00A90928" w:rsidP="008E7B43">
      <w:pPr>
        <w:ind w:left="708"/>
        <w:rPr>
          <w:rFonts w:ascii="Arial Nova Cond Light" w:hAnsi="Arial Nova Cond Light"/>
        </w:rPr>
      </w:pPr>
    </w:p>
    <w:p w14:paraId="25BFE087" w14:textId="77777777" w:rsidR="00A90928" w:rsidRPr="00097215" w:rsidRDefault="00A90928" w:rsidP="00A90928">
      <w:pPr>
        <w:spacing w:after="0" w:line="240" w:lineRule="auto"/>
        <w:rPr>
          <w:rFonts w:asciiTheme="majorHAnsi" w:hAnsiTheme="majorHAnsi"/>
        </w:rPr>
      </w:pPr>
    </w:p>
    <w:p w14:paraId="2EF1BBAC" w14:textId="77777777" w:rsidR="005B3DBF" w:rsidRPr="00097215" w:rsidRDefault="005B3DBF" w:rsidP="00A90928">
      <w:pPr>
        <w:spacing w:after="0" w:line="240" w:lineRule="auto"/>
        <w:rPr>
          <w:rFonts w:asciiTheme="majorHAnsi" w:hAnsiTheme="majorHAnsi"/>
        </w:rPr>
      </w:pPr>
    </w:p>
    <w:p w14:paraId="566FBDAE" w14:textId="712EE41A" w:rsidR="005B3DBF" w:rsidRPr="00097215" w:rsidRDefault="005B3DBF" w:rsidP="00A90928">
      <w:pPr>
        <w:spacing w:after="0" w:line="240" w:lineRule="auto"/>
        <w:rPr>
          <w:rFonts w:asciiTheme="majorHAnsi" w:hAnsiTheme="majorHAnsi"/>
        </w:rPr>
        <w:sectPr w:rsidR="005B3DBF" w:rsidRPr="00097215" w:rsidSect="008E7B43">
          <w:type w:val="continuous"/>
          <w:pgSz w:w="11906" w:h="16838"/>
          <w:pgMar w:top="1417" w:right="1417" w:bottom="1417" w:left="1417" w:header="567" w:footer="567" w:gutter="0"/>
          <w:pgNumType w:start="0"/>
          <w:cols w:num="2" w:sep="1" w:space="708"/>
          <w:titlePg/>
          <w:docGrid w:linePitch="360"/>
        </w:sectPr>
      </w:pPr>
    </w:p>
    <w:p w14:paraId="5FE1876D" w14:textId="46661CE8" w:rsidR="00447B67" w:rsidRPr="00097215" w:rsidRDefault="00447B67" w:rsidP="00A90928">
      <w:pPr>
        <w:spacing w:after="0" w:line="240" w:lineRule="auto"/>
        <w:rPr>
          <w:rFonts w:asciiTheme="majorHAnsi" w:hAnsiTheme="majorHAnsi"/>
        </w:rPr>
      </w:pPr>
    </w:p>
    <w:p w14:paraId="031725D1" w14:textId="6C7F04A1" w:rsidR="00447B67" w:rsidRPr="00097215" w:rsidRDefault="00447B67" w:rsidP="008E7B43">
      <w:pPr>
        <w:ind w:left="708"/>
        <w:rPr>
          <w:rFonts w:asciiTheme="majorHAnsi" w:hAnsiTheme="majorHAnsi"/>
        </w:rPr>
        <w:sectPr w:rsidR="00447B67" w:rsidRPr="00097215" w:rsidSect="00BF16D9">
          <w:type w:val="continuous"/>
          <w:pgSz w:w="11906" w:h="16838"/>
          <w:pgMar w:top="1417" w:right="1417" w:bottom="1417" w:left="1417" w:header="567" w:footer="567" w:gutter="0"/>
          <w:pgNumType w:start="0"/>
          <w:cols w:sep="1" w:space="708"/>
          <w:titlePg/>
          <w:docGrid w:linePitch="360"/>
        </w:sectPr>
      </w:pPr>
    </w:p>
    <w:p w14:paraId="2571827E" w14:textId="5CC1BE5F" w:rsidR="008E7B43" w:rsidRPr="00097215" w:rsidRDefault="006C2F5D" w:rsidP="00770F37">
      <w:pPr>
        <w:rPr>
          <w:rFonts w:asciiTheme="majorHAnsi" w:hAnsiTheme="majorHAnsi"/>
        </w:rPr>
      </w:pPr>
      <w:r w:rsidRPr="00097215">
        <w:rPr>
          <w:rFonts w:asciiTheme="majorHAnsi" w:hAnsiTheme="majorHAnsi"/>
        </w:rPr>
        <w:t xml:space="preserve">Avec l’extrait de code ci-dessus (le code complet en </w:t>
      </w:r>
      <w:hyperlink w:anchor="_ANNEXE_5_:" w:history="1">
        <w:r w:rsidRPr="00097215">
          <w:rPr>
            <w:rStyle w:val="Lienhypertexte"/>
            <w:rFonts w:asciiTheme="majorHAnsi" w:hAnsiTheme="majorHAnsi"/>
          </w:rPr>
          <w:t xml:space="preserve">Annexe 5 : </w:t>
        </w:r>
        <w:r w:rsidR="003E0E9C" w:rsidRPr="00097215">
          <w:rPr>
            <w:rStyle w:val="Lienhypertexte"/>
            <w:rFonts w:asciiTheme="majorHAnsi" w:hAnsiTheme="majorHAnsi"/>
          </w:rPr>
          <w:t>moteurs et capteurs</w:t>
        </w:r>
      </w:hyperlink>
      <w:r w:rsidRPr="00097215">
        <w:rPr>
          <w:rFonts w:asciiTheme="majorHAnsi" w:hAnsiTheme="majorHAnsi"/>
        </w:rPr>
        <w:t>), on spécifie les actions à effectuer et l’affichage pour prouver que tout fonctionne correctement.</w:t>
      </w:r>
    </w:p>
    <w:p w14:paraId="7BC8B9C5" w14:textId="2E194D75" w:rsidR="00A90928" w:rsidRPr="00097215" w:rsidRDefault="00BF16D9" w:rsidP="00A90928">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5440" behindDoc="0" locked="0" layoutInCell="1" allowOverlap="1" wp14:anchorId="314766D8" wp14:editId="7F23AC64">
                <wp:simplePos x="0" y="0"/>
                <wp:positionH relativeFrom="column">
                  <wp:posOffset>-183874</wp:posOffset>
                </wp:positionH>
                <wp:positionV relativeFrom="paragraph">
                  <wp:posOffset>45996</wp:posOffset>
                </wp:positionV>
                <wp:extent cx="6086945" cy="3991334"/>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086945" cy="3991334"/>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B3651" id="Rectangle 35" o:spid="_x0000_s1026" style="position:absolute;margin-left:-14.5pt;margin-top:3.6pt;width:479.3pt;height:314.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" filled="f" strokecolor="black [3213]" strokeweight="1pt">
                <v:stroke dashstyle="longDashDotDot"/>
              </v:rect>
            </w:pict>
          </mc:Fallback>
        </mc:AlternateContent>
      </w:r>
      <w:r w:rsidRPr="00097215">
        <w:rPr>
          <w:rFonts w:asciiTheme="majorHAnsi" w:hAnsiTheme="majorHAnsi"/>
          <w:noProof/>
        </w:rPr>
        <w:drawing>
          <wp:anchor distT="0" distB="0" distL="114300" distR="114300" simplePos="0" relativeHeight="251684352" behindDoc="0" locked="0" layoutInCell="1" allowOverlap="1" wp14:anchorId="05A209F6" wp14:editId="169965F3">
            <wp:simplePos x="0" y="0"/>
            <wp:positionH relativeFrom="column">
              <wp:posOffset>451954</wp:posOffset>
            </wp:positionH>
            <wp:positionV relativeFrom="paragraph">
              <wp:posOffset>189009</wp:posOffset>
            </wp:positionV>
            <wp:extent cx="4834393" cy="3621751"/>
            <wp:effectExtent l="0" t="0" r="4445" b="0"/>
            <wp:wrapThrough wrapText="bothSides">
              <wp:wrapPolygon edited="0">
                <wp:start x="0" y="0"/>
                <wp:lineTo x="0" y="21475"/>
                <wp:lineTo x="21535" y="21475"/>
                <wp:lineTo x="2153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34393" cy="3621751"/>
                    </a:xfrm>
                    <a:prstGeom prst="rect">
                      <a:avLst/>
                    </a:prstGeom>
                  </pic:spPr>
                </pic:pic>
              </a:graphicData>
            </a:graphic>
          </wp:anchor>
        </w:drawing>
      </w:r>
    </w:p>
    <w:p w14:paraId="68F43715" w14:textId="77777777" w:rsidR="00A90928" w:rsidRPr="00097215" w:rsidRDefault="00A90928" w:rsidP="00A90928">
      <w:pPr>
        <w:rPr>
          <w:rFonts w:asciiTheme="majorHAnsi" w:hAnsiTheme="majorHAnsi"/>
        </w:rPr>
      </w:pPr>
    </w:p>
    <w:p w14:paraId="0316C129" w14:textId="77777777" w:rsidR="00BF16D9" w:rsidRPr="00097215" w:rsidRDefault="00BF16D9" w:rsidP="00A90928">
      <w:pPr>
        <w:rPr>
          <w:rFonts w:asciiTheme="majorHAnsi" w:hAnsiTheme="majorHAnsi"/>
        </w:rPr>
      </w:pPr>
    </w:p>
    <w:p w14:paraId="73334825" w14:textId="77777777" w:rsidR="00A90928" w:rsidRPr="00097215" w:rsidRDefault="00A90928" w:rsidP="00A90928">
      <w:pPr>
        <w:rPr>
          <w:rFonts w:asciiTheme="majorHAnsi" w:hAnsiTheme="majorHAnsi"/>
        </w:rPr>
      </w:pPr>
    </w:p>
    <w:p w14:paraId="35073FB2" w14:textId="77777777" w:rsidR="00A90928" w:rsidRPr="00097215" w:rsidRDefault="00A90928" w:rsidP="00A90928">
      <w:pPr>
        <w:rPr>
          <w:rFonts w:asciiTheme="majorHAnsi" w:hAnsiTheme="majorHAnsi"/>
        </w:rPr>
      </w:pPr>
    </w:p>
    <w:p w14:paraId="51010926" w14:textId="77777777" w:rsidR="00A90928" w:rsidRPr="00097215" w:rsidRDefault="00A90928" w:rsidP="00A90928">
      <w:pPr>
        <w:rPr>
          <w:rFonts w:asciiTheme="majorHAnsi" w:hAnsiTheme="majorHAnsi"/>
        </w:rPr>
      </w:pPr>
    </w:p>
    <w:p w14:paraId="495D348E" w14:textId="77777777" w:rsidR="00A90928" w:rsidRPr="00097215" w:rsidRDefault="00A90928" w:rsidP="00A90928">
      <w:pPr>
        <w:rPr>
          <w:rFonts w:asciiTheme="majorHAnsi" w:hAnsiTheme="majorHAnsi"/>
        </w:rPr>
      </w:pPr>
    </w:p>
    <w:p w14:paraId="401FD40F" w14:textId="77777777" w:rsidR="00A90928" w:rsidRPr="00097215" w:rsidRDefault="00A90928" w:rsidP="00A90928">
      <w:pPr>
        <w:rPr>
          <w:rFonts w:asciiTheme="majorHAnsi" w:hAnsiTheme="majorHAnsi"/>
        </w:rPr>
      </w:pPr>
    </w:p>
    <w:p w14:paraId="31473781" w14:textId="77777777" w:rsidR="00A90928" w:rsidRPr="00097215" w:rsidRDefault="00A90928" w:rsidP="00A90928">
      <w:pPr>
        <w:rPr>
          <w:rFonts w:asciiTheme="majorHAnsi" w:hAnsiTheme="majorHAnsi"/>
        </w:rPr>
      </w:pPr>
    </w:p>
    <w:p w14:paraId="09CA34B9" w14:textId="77777777" w:rsidR="00A90928" w:rsidRPr="00097215" w:rsidRDefault="00A90928" w:rsidP="00A90928">
      <w:pPr>
        <w:rPr>
          <w:rFonts w:asciiTheme="majorHAnsi" w:hAnsiTheme="majorHAnsi"/>
        </w:rPr>
      </w:pPr>
    </w:p>
    <w:p w14:paraId="3C3064D1" w14:textId="77777777" w:rsidR="00A90928" w:rsidRPr="00097215" w:rsidRDefault="00A90928" w:rsidP="00A90928">
      <w:pPr>
        <w:rPr>
          <w:rFonts w:asciiTheme="majorHAnsi" w:hAnsiTheme="majorHAnsi"/>
        </w:rPr>
      </w:pPr>
    </w:p>
    <w:p w14:paraId="200E5804" w14:textId="77777777" w:rsidR="00A90928" w:rsidRPr="00097215" w:rsidRDefault="00A90928" w:rsidP="00A90928">
      <w:pPr>
        <w:rPr>
          <w:rFonts w:asciiTheme="majorHAnsi" w:hAnsiTheme="majorHAnsi"/>
        </w:rPr>
      </w:pPr>
    </w:p>
    <w:p w14:paraId="54FAD3F0" w14:textId="77777777" w:rsidR="00A90928" w:rsidRPr="00097215" w:rsidRDefault="00A90928" w:rsidP="00A90928">
      <w:pPr>
        <w:rPr>
          <w:rFonts w:asciiTheme="majorHAnsi" w:hAnsiTheme="majorHAnsi"/>
        </w:rPr>
      </w:pPr>
    </w:p>
    <w:p w14:paraId="356B2C14" w14:textId="77777777" w:rsidR="00563FB1" w:rsidRPr="00097215" w:rsidRDefault="00563FB1" w:rsidP="00563FB1">
      <w:pPr>
        <w:rPr>
          <w:rFonts w:asciiTheme="majorHAnsi" w:hAnsiTheme="majorHAnsi"/>
        </w:rPr>
      </w:pPr>
      <w:r w:rsidRPr="00097215">
        <w:rPr>
          <w:rFonts w:asciiTheme="majorHAnsi" w:hAnsiTheme="majorHAnsi"/>
        </w:rPr>
        <w:t>On voit bien que les instructions du moteur n’empêchent pas les instructions des capteurs.</w:t>
      </w:r>
    </w:p>
    <w:p w14:paraId="6B86CDD6" w14:textId="77777777" w:rsidR="00563FB1" w:rsidRPr="00097215" w:rsidRDefault="00563FB1" w:rsidP="00563FB1">
      <w:pPr>
        <w:pStyle w:val="Paragraphedeliste"/>
        <w:spacing w:line="240" w:lineRule="auto"/>
        <w:rPr>
          <w:rFonts w:asciiTheme="majorHAnsi" w:hAnsiTheme="majorHAnsi"/>
        </w:rPr>
      </w:pPr>
      <w:r w:rsidRPr="00097215">
        <w:rPr>
          <w:rFonts w:asciiTheme="majorHAnsi" w:hAnsiTheme="majorHAnsi"/>
        </w:rPr>
        <w:t>2</w:t>
      </w:r>
      <w:r w:rsidRPr="00097215">
        <w:rPr>
          <w:rFonts w:asciiTheme="majorHAnsi" w:hAnsiTheme="majorHAnsi"/>
          <w:vertAlign w:val="superscript"/>
        </w:rPr>
        <w:t>ème</w:t>
      </w:r>
      <w:r w:rsidRPr="00097215">
        <w:rPr>
          <w:rFonts w:asciiTheme="majorHAnsi" w:hAnsiTheme="majorHAnsi"/>
        </w:rPr>
        <w:t xml:space="preserve"> étape :</w:t>
      </w:r>
    </w:p>
    <w:p w14:paraId="2D936B07" w14:textId="77777777" w:rsidR="00563FB1" w:rsidRPr="00097215" w:rsidRDefault="00563FB1" w:rsidP="00563FB1">
      <w:pPr>
        <w:rPr>
          <w:rFonts w:asciiTheme="majorHAnsi" w:hAnsiTheme="majorHAnsi"/>
          <w:u w:val="single"/>
        </w:rPr>
      </w:pPr>
      <w:r w:rsidRPr="00097215">
        <w:rPr>
          <w:rFonts w:asciiTheme="majorHAnsi" w:hAnsiTheme="majorHAnsi"/>
        </w:rPr>
        <w:t xml:space="preserve">On peut passer aux fonctions de déplacements (le code en </w:t>
      </w:r>
      <w:hyperlink w:anchor="_ANNEXE_6_:" w:history="1">
        <w:r w:rsidRPr="00097215">
          <w:rPr>
            <w:rStyle w:val="Lienhypertexte"/>
            <w:rFonts w:asciiTheme="majorHAnsi" w:hAnsiTheme="majorHAnsi"/>
          </w:rPr>
          <w:t>Annexe 6 : déplacements V1</w:t>
        </w:r>
      </w:hyperlink>
      <w:r w:rsidRPr="00097215">
        <w:rPr>
          <w:rFonts w:asciiTheme="majorHAnsi" w:hAnsiTheme="majorHAnsi"/>
        </w:rPr>
        <w:t>).</w:t>
      </w:r>
    </w:p>
    <w:p w14:paraId="0B7DAEC2" w14:textId="77777777" w:rsidR="00563FB1" w:rsidRPr="00097215" w:rsidRDefault="00563FB1" w:rsidP="00563FB1">
      <w:pPr>
        <w:rPr>
          <w:rFonts w:asciiTheme="majorHAnsi" w:hAnsiTheme="majorHAnsi"/>
          <w:u w:val="single"/>
        </w:rPr>
      </w:pPr>
      <w:r w:rsidRPr="00097215">
        <w:rPr>
          <w:rFonts w:asciiTheme="majorHAnsi" w:hAnsiTheme="majorHAnsi"/>
          <w:lang w:eastAsia="fr-FR"/>
        </w:rPr>
        <w:t>Le déplacement du robot se base sur la version proposée l’an dernier qui consiste à suivre l’obstacle pour l’éviter et le longer.</w:t>
      </w:r>
    </w:p>
    <w:p w14:paraId="6FA5F954"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limites </w:t>
      </w:r>
      <w:r w:rsidRPr="00097215">
        <w:rPr>
          <w:rFonts w:eastAsiaTheme="minorEastAsia" w:cs="Times New Roman"/>
          <w:i w:val="0"/>
          <w:iCs w:val="0"/>
          <w:color w:val="5A5A5A" w:themeColor="text1" w:themeTint="A5"/>
          <w:spacing w:val="15"/>
          <w:lang w:eastAsia="fr-FR"/>
        </w:rPr>
        <w:br/>
      </w:r>
    </w:p>
    <w:p w14:paraId="61EFD2B5" w14:textId="487356C6" w:rsidR="00ED4E6D" w:rsidRPr="00097215" w:rsidRDefault="00563FB1" w:rsidP="00563FB1">
      <w:pPr>
        <w:rPr>
          <w:rFonts w:asciiTheme="majorHAnsi" w:hAnsiTheme="majorHAnsi"/>
          <w:lang w:eastAsia="fr-FR"/>
        </w:rPr>
      </w:pPr>
      <w:r w:rsidRPr="00097215">
        <w:rPr>
          <w:rFonts w:asciiTheme="majorHAnsi" w:hAnsiTheme="majorHAnsi"/>
          <w:lang w:eastAsia="fr-FR"/>
        </w:rPr>
        <w:t xml:space="preserve">Cette version, après adaptation à notre robot n’est pas optimale. </w:t>
      </w:r>
    </w:p>
    <w:p w14:paraId="3596095B" w14:textId="63719466" w:rsidR="00563FB1" w:rsidRPr="00097215" w:rsidRDefault="00563FB1" w:rsidP="00563FB1">
      <w:pPr>
        <w:rPr>
          <w:rFonts w:asciiTheme="majorHAnsi" w:hAnsiTheme="majorHAnsi"/>
          <w:lang w:eastAsia="fr-FR"/>
        </w:rPr>
      </w:pPr>
      <w:r w:rsidRPr="00097215">
        <w:rPr>
          <w:rFonts w:asciiTheme="majorHAnsi" w:hAnsiTheme="majorHAnsi"/>
          <w:lang w:eastAsia="fr-FR"/>
        </w:rPr>
        <w:t>En effet, avec notre implémentation on note deux principaux problèmes :</w:t>
      </w:r>
    </w:p>
    <w:p w14:paraId="57F1B023" w14:textId="77777777"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Pas de marche arrière fonctionnelle (dans un cul de sac par exemple)</w:t>
      </w:r>
    </w:p>
    <w:p w14:paraId="6DFF24E0" w14:textId="77777777"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Pas de rotations différentes des roues en simultané pour tourner à gauche ou à droite sur place (doit toujours tenir compte de la taille du robot et prévoir une marge de manœuvre)</w:t>
      </w:r>
    </w:p>
    <w:p w14:paraId="7036905F" w14:textId="46780441"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Cherche toujours à retrouver un obstacle afin de le longer (un vrai problème dans des culs de sacs)</w:t>
      </w:r>
      <w:r w:rsidR="00ED4E6D" w:rsidRPr="00097215">
        <w:rPr>
          <w:rFonts w:asciiTheme="majorHAnsi" w:hAnsiTheme="majorHAnsi"/>
          <w:lang w:eastAsia="fr-FR"/>
        </w:rPr>
        <w:t xml:space="preserve"> </w:t>
      </w:r>
    </w:p>
    <w:p w14:paraId="054810DA" w14:textId="22CB2771" w:rsidR="00ED4E6D" w:rsidRDefault="00ED4E6D" w:rsidP="00ED4E6D">
      <w:pPr>
        <w:rPr>
          <w:rStyle w:val="Rfrencelgre"/>
          <w:rFonts w:asciiTheme="majorHAnsi" w:hAnsiTheme="majorHAnsi"/>
        </w:rPr>
      </w:pPr>
      <w:r w:rsidRPr="00097215">
        <w:rPr>
          <w:rStyle w:val="Rfrencelgre"/>
          <w:rFonts w:asciiTheme="majorHAnsi" w:hAnsiTheme="majorHAnsi"/>
        </w:rPr>
        <w:lastRenderedPageBreak/>
        <w:t xml:space="preserve">Lien vers </w:t>
      </w:r>
      <w:r w:rsidR="00AB1B0D">
        <w:rPr>
          <w:rStyle w:val="Rfrencelgre"/>
          <w:rFonts w:asciiTheme="majorHAnsi" w:hAnsiTheme="majorHAnsi"/>
        </w:rPr>
        <w:t>les</w:t>
      </w:r>
      <w:r w:rsidRPr="00097215">
        <w:rPr>
          <w:rStyle w:val="Rfrencelgre"/>
          <w:rFonts w:asciiTheme="majorHAnsi" w:hAnsiTheme="majorHAnsi"/>
        </w:rPr>
        <w:t xml:space="preserve"> vid</w:t>
      </w:r>
      <w:r w:rsidR="00AB1B0D">
        <w:rPr>
          <w:rStyle w:val="Rfrencelgre"/>
          <w:rFonts w:asciiTheme="majorHAnsi" w:hAnsiTheme="majorHAnsi"/>
        </w:rPr>
        <w:t>éos</w:t>
      </w:r>
      <w:r w:rsidRPr="00097215">
        <w:rPr>
          <w:rStyle w:val="Rfrencelgre"/>
          <w:rFonts w:asciiTheme="majorHAnsi" w:hAnsiTheme="majorHAnsi"/>
        </w:rPr>
        <w:t> :</w:t>
      </w:r>
      <w:r w:rsidR="00AB1B0D">
        <w:rPr>
          <w:rStyle w:val="Rfrencelgre"/>
          <w:rFonts w:asciiTheme="majorHAnsi" w:hAnsiTheme="majorHAnsi"/>
        </w:rPr>
        <w:t xml:space="preserve"> </w:t>
      </w:r>
      <w:hyperlink r:id="rId29" w:history="1">
        <w:r w:rsidR="00DF10C2" w:rsidRPr="00431FA6">
          <w:rPr>
            <w:rStyle w:val="Lienhypertexte"/>
            <w:rFonts w:asciiTheme="majorHAnsi" w:hAnsiTheme="majorHAnsi"/>
          </w:rPr>
          <w:t>https://drive.google.com/open?id=1KaYvbsnJH1nLz_G5G_DL3mjqdzW1SO3_</w:t>
        </w:r>
      </w:hyperlink>
    </w:p>
    <w:p w14:paraId="784D7509" w14:textId="77777777" w:rsidR="00563FB1" w:rsidRPr="00097215" w:rsidRDefault="00563FB1" w:rsidP="00563FB1">
      <w:pPr>
        <w:pStyle w:val="Titre3"/>
        <w:rPr>
          <w:sz w:val="22"/>
          <w:szCs w:val="22"/>
        </w:rPr>
      </w:pPr>
      <w:r w:rsidRPr="00097215">
        <w:rPr>
          <w:sz w:val="22"/>
          <w:szCs w:val="22"/>
          <w:lang w:eastAsia="fr-FR"/>
        </w:rPr>
        <w:t xml:space="preserve"> </w:t>
      </w:r>
      <w:bookmarkStart w:id="164" w:name="_Toc11178091"/>
      <w:r w:rsidRPr="00097215">
        <w:rPr>
          <w:sz w:val="22"/>
          <w:szCs w:val="22"/>
        </w:rPr>
        <w:t>2</w:t>
      </w:r>
      <w:r w:rsidRPr="00097215">
        <w:rPr>
          <w:sz w:val="22"/>
          <w:szCs w:val="22"/>
          <w:vertAlign w:val="superscript"/>
        </w:rPr>
        <w:t>ème</w:t>
      </w:r>
      <w:r w:rsidRPr="00097215">
        <w:rPr>
          <w:sz w:val="22"/>
          <w:szCs w:val="22"/>
        </w:rPr>
        <w:t xml:space="preserve">  version</w:t>
      </w:r>
      <w:bookmarkEnd w:id="164"/>
    </w:p>
    <w:p w14:paraId="4E8FC318"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br/>
        <w:t>Le code</w:t>
      </w:r>
      <w:r w:rsidRPr="00097215">
        <w:rPr>
          <w:rFonts w:eastAsiaTheme="minorEastAsia" w:cs="Times New Roman"/>
          <w:i w:val="0"/>
          <w:iCs w:val="0"/>
          <w:color w:val="5A5A5A" w:themeColor="text1" w:themeTint="A5"/>
          <w:spacing w:val="15"/>
          <w:lang w:eastAsia="fr-FR"/>
        </w:rPr>
        <w:br/>
      </w:r>
    </w:p>
    <w:p w14:paraId="7C3C4E0D" w14:textId="77777777" w:rsidR="00563FB1" w:rsidRPr="00097215" w:rsidRDefault="00563FB1" w:rsidP="00563FB1">
      <w:pPr>
        <w:rPr>
          <w:rFonts w:asciiTheme="majorHAnsi" w:hAnsiTheme="majorHAnsi"/>
          <w:lang w:eastAsia="fr-FR"/>
        </w:rPr>
      </w:pPr>
      <w:r w:rsidRPr="00097215">
        <w:rPr>
          <w:rFonts w:asciiTheme="majorHAnsi" w:hAnsiTheme="majorHAnsi"/>
          <w:lang w:eastAsia="fr-FR"/>
        </w:rPr>
        <w:t>On décide de reprendre le raisonnement de déplacement du début et de ne pas se focaliser sur l’action de longer l’obstacle.  On cherche juste à l’éviter et toujours garder une distance de sécurité comme définie ci-dessous :</w:t>
      </w:r>
    </w:p>
    <w:p w14:paraId="308B3CDD" w14:textId="463588B8" w:rsidR="00563FB1" w:rsidRPr="00097215" w:rsidRDefault="004F5356" w:rsidP="00563FB1">
      <w:pPr>
        <w:tabs>
          <w:tab w:val="left" w:pos="5383"/>
        </w:tabs>
        <w:rPr>
          <w:rFonts w:asciiTheme="majorHAnsi" w:hAnsiTheme="majorHAnsi"/>
          <w:lang w:eastAsia="fr-FR"/>
        </w:rPr>
      </w:pPr>
      <w:r w:rsidRPr="00097215">
        <w:rPr>
          <w:rFonts w:asciiTheme="majorHAnsi" w:hAnsiTheme="majorHAnsi"/>
          <w:noProof/>
        </w:rPr>
        <mc:AlternateContent>
          <mc:Choice Requires="wps">
            <w:drawing>
              <wp:anchor distT="0" distB="0" distL="114300" distR="114300" simplePos="0" relativeHeight="251685376" behindDoc="0" locked="0" layoutInCell="1" allowOverlap="1" wp14:anchorId="52E44564" wp14:editId="178A0BDC">
                <wp:simplePos x="0" y="0"/>
                <wp:positionH relativeFrom="column">
                  <wp:posOffset>-47103</wp:posOffset>
                </wp:positionH>
                <wp:positionV relativeFrom="paragraph">
                  <wp:posOffset>311037</wp:posOffset>
                </wp:positionV>
                <wp:extent cx="6073140" cy="1475382"/>
                <wp:effectExtent l="0" t="0" r="22860" b="10795"/>
                <wp:wrapNone/>
                <wp:docPr id="36" name="Rectangle 36"/>
                <wp:cNvGraphicFramePr/>
                <a:graphic xmlns:a="http://schemas.openxmlformats.org/drawingml/2006/main">
                  <a:graphicData uri="http://schemas.microsoft.com/office/word/2010/wordprocessingShape">
                    <wps:wsp>
                      <wps:cNvSpPr/>
                      <wps:spPr>
                        <a:xfrm>
                          <a:off x="0" y="0"/>
                          <a:ext cx="6073140" cy="1475382"/>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AD6E7" id="Rectangle 36" o:spid="_x0000_s1026" style="position:absolute;margin-left:-3.7pt;margin-top:24.5pt;width:478.2pt;height:116.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" filled="f" strokecolor="black [3213]" strokeweight="1pt">
                <v:stroke dashstyle="longDashDotDot"/>
              </v:rect>
            </w:pict>
          </mc:Fallback>
        </mc:AlternateContent>
      </w:r>
      <w:r w:rsidR="00563FB1" w:rsidRPr="00097215">
        <w:rPr>
          <w:rFonts w:asciiTheme="majorHAnsi" w:hAnsiTheme="majorHAnsi"/>
          <w:lang w:eastAsia="fr-FR"/>
        </w:rPr>
        <w:tab/>
      </w:r>
    </w:p>
    <w:p w14:paraId="68AAB2BD" w14:textId="17A23E1C" w:rsidR="00563FB1" w:rsidRPr="004F5356" w:rsidRDefault="00563FB1" w:rsidP="00563FB1">
      <w:pPr>
        <w:ind w:left="708"/>
        <w:rPr>
          <w:rFonts w:ascii="Arial Nova Cond Light" w:hAnsi="Arial Nova Cond Light"/>
          <w:noProof/>
        </w:rPr>
      </w:pPr>
      <w:r w:rsidRPr="004F5356">
        <w:rPr>
          <w:rFonts w:ascii="Arial Nova Cond Light" w:hAnsi="Arial Nova Cond Light"/>
          <w:lang w:eastAsia="fr-FR"/>
        </w:rPr>
        <w: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safetyDistanceFront</w:t>
      </w:r>
      <w:proofErr w:type="spellEnd"/>
      <w:r w:rsidRPr="004F5356">
        <w:rPr>
          <w:rFonts w:ascii="Arial Nova Cond Light" w:hAnsi="Arial Nova Cond Light"/>
          <w:lang w:eastAsia="fr-FR"/>
        </w:rPr>
        <w:t xml:space="preserve"> = 20 ; // toujours être à plus de 20 cm d’un obstacle avant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safetyDistanceRight</w:t>
      </w:r>
      <w:proofErr w:type="spellEnd"/>
      <w:r w:rsidRPr="004F5356">
        <w:rPr>
          <w:rFonts w:ascii="Arial Nova Cond Light" w:hAnsi="Arial Nova Cond Light"/>
          <w:lang w:eastAsia="fr-FR"/>
        </w:rPr>
        <w:t xml:space="preserve"> = 40 ; // toujours être à plus de 40 cm d’un obstacle droit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safetyDistanceLeft</w:t>
      </w:r>
      <w:proofErr w:type="spellEnd"/>
      <w:r w:rsidRPr="004F5356">
        <w:rPr>
          <w:rFonts w:ascii="Arial Nova Cond Light" w:hAnsi="Arial Nova Cond Light"/>
          <w:lang w:eastAsia="fr-FR"/>
        </w:rPr>
        <w:t xml:space="preserve"> = 40 ;</w:t>
      </w:r>
      <w:r w:rsidRPr="004F5356">
        <w:rPr>
          <w:rFonts w:ascii="Arial Nova Cond Light" w:hAnsi="Arial Nova Cond Light"/>
          <w:noProof/>
        </w:rPr>
        <w:t xml:space="preserve"> </w:t>
      </w:r>
      <w:r w:rsidRPr="004F5356">
        <w:rPr>
          <w:rFonts w:ascii="Arial Nova Cond Light" w:hAnsi="Arial Nova Cond Light"/>
          <w:lang w:eastAsia="fr-FR"/>
        </w:rPr>
        <w:t>// toujours être à plus de 40 cm d’un obstacle gauche</w:t>
      </w:r>
    </w:p>
    <w:p w14:paraId="7797EF4C" w14:textId="4D897854" w:rsidR="00563FB1" w:rsidRDefault="00563FB1" w:rsidP="00563FB1">
      <w:pPr>
        <w:ind w:left="708"/>
        <w:rPr>
          <w:rFonts w:ascii="Arial Nova Cond Light" w:hAnsi="Arial Nova Cond Light"/>
          <w:lang w:eastAsia="fr-FR"/>
        </w:rPr>
      </w:pPr>
      <w:r w:rsidRPr="004F5356">
        <w:rPr>
          <w:rFonts w:ascii="Arial Nova Cond Light" w:hAnsi="Arial Nova Cond Light"/>
          <w:lang w:eastAsia="fr-FR"/>
        </w:rPr>
        <w:t>***</w:t>
      </w:r>
    </w:p>
    <w:p w14:paraId="2DDA18FD" w14:textId="77777777" w:rsidR="004F5356" w:rsidRPr="004F5356" w:rsidRDefault="004F5356" w:rsidP="00563FB1">
      <w:pPr>
        <w:ind w:left="708"/>
        <w:rPr>
          <w:rFonts w:ascii="Arial Nova Cond Light" w:hAnsi="Arial Nova Cond Light"/>
          <w:lang w:eastAsia="fr-FR"/>
        </w:rPr>
      </w:pPr>
    </w:p>
    <w:p w14:paraId="73F36141" w14:textId="2774C644" w:rsidR="00563FB1" w:rsidRPr="00097215" w:rsidRDefault="00563FB1" w:rsidP="00563FB1">
      <w:pPr>
        <w:rPr>
          <w:rFonts w:asciiTheme="majorHAnsi" w:hAnsiTheme="majorHAnsi"/>
          <w:lang w:eastAsia="fr-FR"/>
        </w:rPr>
      </w:pPr>
      <w:r w:rsidRPr="00097215">
        <w:rPr>
          <w:rFonts w:asciiTheme="majorHAnsi" w:hAnsiTheme="majorHAnsi"/>
          <w:lang w:eastAsia="fr-FR"/>
        </w:rPr>
        <w:t>Le raisonnement est le suivant </w:t>
      </w:r>
      <w:r w:rsidR="00C95C71">
        <w:rPr>
          <w:rFonts w:asciiTheme="majorHAnsi" w:hAnsiTheme="majorHAnsi"/>
          <w:lang w:eastAsia="fr-FR"/>
        </w:rPr>
        <w:t>(</w:t>
      </w:r>
      <w:proofErr w:type="spellStart"/>
      <w:r w:rsidR="00C95C71">
        <w:rPr>
          <w:rFonts w:asciiTheme="majorHAnsi" w:hAnsiTheme="majorHAnsi"/>
          <w:lang w:eastAsia="fr-FR"/>
        </w:rPr>
        <w:t>cf</w:t>
      </w:r>
      <w:proofErr w:type="spellEnd"/>
      <w:r w:rsidR="00C95C71">
        <w:rPr>
          <w:rFonts w:asciiTheme="majorHAnsi" w:hAnsiTheme="majorHAnsi"/>
          <w:lang w:eastAsia="fr-FR"/>
        </w:rPr>
        <w:t xml:space="preserve"> : </w:t>
      </w:r>
      <w:r w:rsidR="00C95C71" w:rsidRPr="00C95C71">
        <w:rPr>
          <w:rStyle w:val="Lienhypertexte"/>
          <w:rFonts w:asciiTheme="majorHAnsi" w:hAnsiTheme="majorHAnsi"/>
        </w:rPr>
        <w:t>Figure 3:algorigramme</w:t>
      </w:r>
      <w:r w:rsidR="00C95C71">
        <w:rPr>
          <w:rFonts w:asciiTheme="majorHAnsi" w:hAnsiTheme="majorHAnsi"/>
          <w:lang w:eastAsia="fr-FR"/>
        </w:rPr>
        <w:t>)</w:t>
      </w:r>
      <w:r w:rsidRPr="00097215">
        <w:rPr>
          <w:rFonts w:asciiTheme="majorHAnsi" w:hAnsiTheme="majorHAnsi"/>
          <w:lang w:eastAsia="fr-FR"/>
        </w:rPr>
        <w:t>:</w:t>
      </w:r>
    </w:p>
    <w:p w14:paraId="6AD4CE39" w14:textId="77777777" w:rsidR="00563FB1" w:rsidRPr="00097215" w:rsidRDefault="00563FB1" w:rsidP="00563FB1">
      <w:pPr>
        <w:ind w:firstLine="708"/>
        <w:rPr>
          <w:rFonts w:asciiTheme="majorHAnsi" w:hAnsiTheme="majorHAnsi"/>
          <w:lang w:eastAsia="fr-FR"/>
        </w:rPr>
      </w:pPr>
      <w:r w:rsidRPr="00097215">
        <w:rPr>
          <w:rFonts w:asciiTheme="majorHAnsi" w:hAnsiTheme="majorHAnsi"/>
          <w:lang w:eastAsia="fr-FR"/>
        </w:rPr>
        <w:t>S’il y a un obstacle à l’avant :</w:t>
      </w:r>
    </w:p>
    <w:p w14:paraId="460227FF" w14:textId="2243E6FF" w:rsidR="0019457F" w:rsidRPr="00097215" w:rsidRDefault="00563FB1" w:rsidP="00563FB1">
      <w:pPr>
        <w:pStyle w:val="Paragraphedeliste"/>
        <w:numPr>
          <w:ilvl w:val="0"/>
          <w:numId w:val="9"/>
        </w:numPr>
        <w:rPr>
          <w:rFonts w:asciiTheme="majorHAnsi" w:hAnsiTheme="majorHAnsi"/>
          <w:lang w:eastAsia="fr-FR"/>
        </w:rPr>
      </w:pPr>
      <w:r w:rsidRPr="00097215">
        <w:rPr>
          <w:rFonts w:asciiTheme="majorHAnsi" w:hAnsiTheme="majorHAnsi"/>
          <w:lang w:eastAsia="fr-FR"/>
        </w:rPr>
        <w:t>S’arrête</w:t>
      </w:r>
    </w:p>
    <w:p w14:paraId="30BE4983" w14:textId="01FE862A" w:rsidR="0019457F" w:rsidRPr="00097215" w:rsidRDefault="00EF547C" w:rsidP="0019457F">
      <w:pPr>
        <w:pStyle w:val="Paragraphedeliste"/>
        <w:numPr>
          <w:ilvl w:val="0"/>
          <w:numId w:val="7"/>
        </w:numPr>
        <w:rPr>
          <w:rFonts w:asciiTheme="majorHAnsi" w:hAnsiTheme="majorHAnsi"/>
          <w:lang w:eastAsia="fr-FR"/>
        </w:rPr>
      </w:pPr>
      <w:del w:id="165" w:author="Microsoft Office User" w:date="2019-06-12T09:39:00Z">
        <w:r w:rsidRPr="00097215" w:rsidDel="00EA4612">
          <w:rPr>
            <w:rFonts w:asciiTheme="majorHAnsi" w:hAnsiTheme="majorHAnsi"/>
            <w:lang w:eastAsia="fr-FR"/>
          </w:rPr>
          <w:delText>Regarde s</w:delText>
        </w:r>
      </w:del>
      <w:ins w:id="166" w:author="Microsoft Office User" w:date="2019-06-12T09:39:00Z">
        <w:r w:rsidR="00EA4612">
          <w:rPr>
            <w:rFonts w:asciiTheme="majorHAnsi" w:hAnsiTheme="majorHAnsi"/>
            <w:lang w:eastAsia="fr-FR"/>
          </w:rPr>
          <w:t>S</w:t>
        </w:r>
      </w:ins>
      <w:r w:rsidR="0019457F" w:rsidRPr="00097215">
        <w:rPr>
          <w:rFonts w:asciiTheme="majorHAnsi" w:hAnsiTheme="majorHAnsi"/>
          <w:lang w:eastAsia="fr-FR"/>
        </w:rPr>
        <w:t>’il y a un obstacle à droite</w:t>
      </w:r>
    </w:p>
    <w:p w14:paraId="7434717F" w14:textId="560FA9FB" w:rsidR="0019457F" w:rsidRPr="00097215" w:rsidRDefault="0019457F" w:rsidP="00EA4612">
      <w:pPr>
        <w:pStyle w:val="Paragraphedeliste"/>
        <w:numPr>
          <w:ilvl w:val="1"/>
          <w:numId w:val="7"/>
        </w:numPr>
        <w:rPr>
          <w:rFonts w:asciiTheme="majorHAnsi" w:hAnsiTheme="majorHAnsi"/>
          <w:lang w:eastAsia="fr-FR"/>
        </w:rPr>
        <w:pPrChange w:id="167" w:author="Microsoft Office User" w:date="2019-06-12T09:38:00Z">
          <w:pPr>
            <w:pStyle w:val="Paragraphedeliste"/>
            <w:numPr>
              <w:numId w:val="7"/>
            </w:numPr>
            <w:ind w:left="1423" w:hanging="360"/>
          </w:pPr>
        </w:pPrChange>
      </w:pPr>
      <w:del w:id="168" w:author="Microsoft Office User" w:date="2019-06-12T09:39:00Z">
        <w:r w:rsidRPr="00097215" w:rsidDel="00EA4612">
          <w:rPr>
            <w:rFonts w:asciiTheme="majorHAnsi" w:hAnsiTheme="majorHAnsi"/>
            <w:lang w:eastAsia="fr-FR"/>
          </w:rPr>
          <w:delText xml:space="preserve">Regarde </w:delText>
        </w:r>
      </w:del>
      <w:ins w:id="169" w:author="Microsoft Office User" w:date="2019-06-12T09:39:00Z">
        <w:r w:rsidR="00EA4612">
          <w:rPr>
            <w:rFonts w:asciiTheme="majorHAnsi" w:hAnsiTheme="majorHAnsi"/>
            <w:lang w:eastAsia="fr-FR"/>
          </w:rPr>
          <w:t>S</w:t>
        </w:r>
      </w:ins>
      <w:del w:id="170" w:author="Microsoft Office User" w:date="2019-06-12T09:39:00Z">
        <w:r w:rsidRPr="00097215" w:rsidDel="00EA4612">
          <w:rPr>
            <w:rFonts w:asciiTheme="majorHAnsi" w:hAnsiTheme="majorHAnsi"/>
            <w:lang w:eastAsia="fr-FR"/>
          </w:rPr>
          <w:delText>s</w:delText>
        </w:r>
      </w:del>
      <w:r w:rsidRPr="00097215">
        <w:rPr>
          <w:rFonts w:asciiTheme="majorHAnsi" w:hAnsiTheme="majorHAnsi"/>
          <w:lang w:eastAsia="fr-FR"/>
        </w:rPr>
        <w:t>’il y a un obstacle à gauche</w:t>
      </w:r>
    </w:p>
    <w:p w14:paraId="4D0A6632" w14:textId="7CA0817A" w:rsidR="0019457F" w:rsidRPr="00097215" w:rsidRDefault="0019457F" w:rsidP="00EA4612">
      <w:pPr>
        <w:pStyle w:val="Paragraphedeliste"/>
        <w:numPr>
          <w:ilvl w:val="2"/>
          <w:numId w:val="7"/>
        </w:numPr>
        <w:rPr>
          <w:rFonts w:asciiTheme="majorHAnsi" w:hAnsiTheme="majorHAnsi"/>
          <w:lang w:eastAsia="fr-FR"/>
        </w:rPr>
        <w:pPrChange w:id="171" w:author="Microsoft Office User" w:date="2019-06-12T09:38:00Z">
          <w:pPr>
            <w:pStyle w:val="Paragraphedeliste"/>
            <w:numPr>
              <w:ilvl w:val="1"/>
              <w:numId w:val="7"/>
            </w:numPr>
            <w:ind w:left="2143" w:hanging="360"/>
          </w:pPr>
        </w:pPrChange>
      </w:pPr>
      <w:del w:id="172" w:author="Microsoft Office User" w:date="2019-06-12T09:39:00Z">
        <w:r w:rsidRPr="00097215" w:rsidDel="00EA4612">
          <w:rPr>
            <w:rFonts w:asciiTheme="majorHAnsi" w:hAnsiTheme="majorHAnsi"/>
            <w:lang w:eastAsia="fr-FR"/>
          </w:rPr>
          <w:delText xml:space="preserve">Si oui </w:delText>
        </w:r>
      </w:del>
      <w:r w:rsidRPr="00097215">
        <w:rPr>
          <w:rFonts w:asciiTheme="majorHAnsi" w:hAnsiTheme="majorHAnsi"/>
          <w:lang w:eastAsia="fr-FR"/>
        </w:rPr>
        <w:t>fait demi-tour</w:t>
      </w:r>
    </w:p>
    <w:p w14:paraId="5CD08F04" w14:textId="77777777" w:rsidR="00EA4612" w:rsidRDefault="0019457F" w:rsidP="00EA4612">
      <w:pPr>
        <w:pStyle w:val="Paragraphedeliste"/>
        <w:numPr>
          <w:ilvl w:val="1"/>
          <w:numId w:val="7"/>
        </w:numPr>
        <w:rPr>
          <w:ins w:id="173" w:author="Microsoft Office User" w:date="2019-06-12T09:39:00Z"/>
          <w:rFonts w:asciiTheme="majorHAnsi" w:hAnsiTheme="majorHAnsi"/>
          <w:lang w:eastAsia="fr-FR"/>
        </w:rPr>
      </w:pPr>
      <w:r w:rsidRPr="00097215">
        <w:rPr>
          <w:rFonts w:asciiTheme="majorHAnsi" w:hAnsiTheme="majorHAnsi"/>
          <w:lang w:eastAsia="fr-FR"/>
        </w:rPr>
        <w:t>Sinon</w:t>
      </w:r>
      <w:del w:id="174" w:author="Microsoft Office User" w:date="2019-06-12T09:39:00Z">
        <w:r w:rsidRPr="00097215" w:rsidDel="00EA4612">
          <w:rPr>
            <w:rFonts w:asciiTheme="majorHAnsi" w:hAnsiTheme="majorHAnsi"/>
            <w:lang w:eastAsia="fr-FR"/>
          </w:rPr>
          <w:delText xml:space="preserve"> si </w:delText>
        </w:r>
      </w:del>
    </w:p>
    <w:p w14:paraId="192C2F88" w14:textId="7345EE36" w:rsidR="0019457F" w:rsidRPr="00097215" w:rsidRDefault="0019457F" w:rsidP="00EA4612">
      <w:pPr>
        <w:pStyle w:val="Paragraphedeliste"/>
        <w:numPr>
          <w:ilvl w:val="2"/>
          <w:numId w:val="7"/>
        </w:numPr>
        <w:rPr>
          <w:rFonts w:asciiTheme="majorHAnsi" w:hAnsiTheme="majorHAnsi"/>
          <w:lang w:eastAsia="fr-FR"/>
        </w:rPr>
      </w:pPr>
      <w:del w:id="175" w:author="Microsoft Office User" w:date="2019-06-12T09:38:00Z">
        <w:r w:rsidRPr="00097215" w:rsidDel="00EA4612">
          <w:rPr>
            <w:rFonts w:asciiTheme="majorHAnsi" w:hAnsiTheme="majorHAnsi"/>
            <w:lang w:eastAsia="fr-FR"/>
          </w:rPr>
          <w:delText xml:space="preserve">on peut </w:delText>
        </w:r>
      </w:del>
      <w:r w:rsidRPr="00097215">
        <w:rPr>
          <w:rFonts w:asciiTheme="majorHAnsi" w:hAnsiTheme="majorHAnsi"/>
          <w:lang w:eastAsia="fr-FR"/>
        </w:rPr>
        <w:t xml:space="preserve">on tourne à </w:t>
      </w:r>
      <w:r w:rsidR="006902F0">
        <w:rPr>
          <w:rFonts w:asciiTheme="majorHAnsi" w:hAnsiTheme="majorHAnsi"/>
          <w:lang w:eastAsia="fr-FR"/>
        </w:rPr>
        <w:t>droite</w:t>
      </w:r>
      <w:r w:rsidR="00BC7718">
        <w:rPr>
          <w:rFonts w:asciiTheme="majorHAnsi" w:hAnsiTheme="majorHAnsi"/>
          <w:lang w:eastAsia="fr-FR"/>
        </w:rPr>
        <w:t xml:space="preserve"> </w:t>
      </w:r>
    </w:p>
    <w:p w14:paraId="418A5237" w14:textId="77777777" w:rsidR="00EA4612" w:rsidRDefault="0019457F" w:rsidP="00EA4612">
      <w:pPr>
        <w:pStyle w:val="Paragraphedeliste"/>
        <w:numPr>
          <w:ilvl w:val="0"/>
          <w:numId w:val="7"/>
        </w:numPr>
        <w:rPr>
          <w:ins w:id="176" w:author="Microsoft Office User" w:date="2019-06-12T09:40:00Z"/>
          <w:rFonts w:asciiTheme="majorHAnsi" w:hAnsiTheme="majorHAnsi"/>
          <w:lang w:eastAsia="fr-FR"/>
        </w:rPr>
      </w:pPr>
      <w:r w:rsidRPr="00097215">
        <w:rPr>
          <w:rFonts w:asciiTheme="majorHAnsi" w:hAnsiTheme="majorHAnsi"/>
          <w:lang w:eastAsia="fr-FR"/>
        </w:rPr>
        <w:t xml:space="preserve">Sinon </w:t>
      </w:r>
    </w:p>
    <w:p w14:paraId="34FA9932" w14:textId="704C7DFD" w:rsidR="00EF547C" w:rsidRPr="00097215" w:rsidRDefault="0019457F" w:rsidP="00EA4612">
      <w:pPr>
        <w:pStyle w:val="Paragraphedeliste"/>
        <w:numPr>
          <w:ilvl w:val="1"/>
          <w:numId w:val="7"/>
        </w:numPr>
        <w:rPr>
          <w:rFonts w:asciiTheme="majorHAnsi" w:hAnsiTheme="majorHAnsi"/>
          <w:lang w:eastAsia="fr-FR"/>
        </w:rPr>
        <w:pPrChange w:id="177" w:author="Microsoft Office User" w:date="2019-06-12T09:40:00Z">
          <w:pPr>
            <w:pStyle w:val="Paragraphedeliste"/>
            <w:numPr>
              <w:ilvl w:val="2"/>
              <w:numId w:val="7"/>
            </w:numPr>
            <w:ind w:left="2863" w:hanging="360"/>
          </w:pPr>
        </w:pPrChange>
      </w:pPr>
      <w:r w:rsidRPr="00097215">
        <w:rPr>
          <w:rFonts w:asciiTheme="majorHAnsi" w:hAnsiTheme="majorHAnsi"/>
          <w:lang w:eastAsia="fr-FR"/>
        </w:rPr>
        <w:t xml:space="preserve">on tourne à </w:t>
      </w:r>
      <w:r w:rsidR="006902F0">
        <w:rPr>
          <w:rFonts w:asciiTheme="majorHAnsi" w:hAnsiTheme="majorHAnsi"/>
          <w:lang w:eastAsia="fr-FR"/>
        </w:rPr>
        <w:t>gauche</w:t>
      </w:r>
    </w:p>
    <w:p w14:paraId="6F798CE1" w14:textId="05ED18E7" w:rsidR="00E74BB6" w:rsidRPr="00097215" w:rsidRDefault="00E74BB6" w:rsidP="00E74BB6">
      <w:pPr>
        <w:rPr>
          <w:rFonts w:asciiTheme="majorHAnsi" w:hAnsiTheme="majorHAnsi"/>
          <w:lang w:eastAsia="fr-FR"/>
        </w:rPr>
      </w:pPr>
      <w:r w:rsidRPr="00097215">
        <w:rPr>
          <w:rFonts w:asciiTheme="majorHAnsi" w:hAnsiTheme="majorHAnsi"/>
          <w:lang w:eastAsia="fr-FR"/>
        </w:rPr>
        <w:t>Dans ce bloc on stoppe les moteurs à chaque détection d’obstacles afin de lui laisser le temps de bien analyser son environnement avant de prendre une décision.</w:t>
      </w:r>
    </w:p>
    <w:p w14:paraId="19DC76D1" w14:textId="135198EF" w:rsidR="00857CCE" w:rsidRPr="00097215" w:rsidRDefault="00857CCE" w:rsidP="00563FB1">
      <w:pPr>
        <w:ind w:firstLine="708"/>
        <w:rPr>
          <w:rFonts w:asciiTheme="majorHAnsi" w:hAnsiTheme="majorHAnsi"/>
          <w:lang w:eastAsia="fr-FR"/>
        </w:rPr>
      </w:pPr>
      <w:r w:rsidRPr="00097215">
        <w:rPr>
          <w:rFonts w:asciiTheme="majorHAnsi" w:hAnsiTheme="majorHAnsi"/>
          <w:lang w:eastAsia="fr-FR"/>
        </w:rPr>
        <w:t xml:space="preserve">S’il </w:t>
      </w:r>
      <w:r w:rsidR="00860A4C">
        <w:rPr>
          <w:rFonts w:asciiTheme="majorHAnsi" w:hAnsiTheme="majorHAnsi"/>
          <w:lang w:eastAsia="fr-FR"/>
        </w:rPr>
        <w:t>n’y</w:t>
      </w:r>
      <w:r w:rsidRPr="00097215">
        <w:rPr>
          <w:rFonts w:asciiTheme="majorHAnsi" w:hAnsiTheme="majorHAnsi"/>
          <w:lang w:eastAsia="fr-FR"/>
        </w:rPr>
        <w:t xml:space="preserve"> a pas un obstacle à l’avant :</w:t>
      </w:r>
    </w:p>
    <w:p w14:paraId="39C6EA25" w14:textId="0D90B167" w:rsidR="00857CCE" w:rsidRPr="00097215" w:rsidRDefault="00857CCE" w:rsidP="00857CCE">
      <w:pPr>
        <w:pStyle w:val="Paragraphedeliste"/>
        <w:numPr>
          <w:ilvl w:val="0"/>
          <w:numId w:val="9"/>
        </w:numPr>
        <w:rPr>
          <w:rFonts w:asciiTheme="majorHAnsi" w:hAnsiTheme="majorHAnsi"/>
          <w:lang w:eastAsia="fr-FR"/>
        </w:rPr>
      </w:pPr>
      <w:r w:rsidRPr="00097215">
        <w:rPr>
          <w:rFonts w:asciiTheme="majorHAnsi" w:hAnsiTheme="majorHAnsi"/>
          <w:lang w:eastAsia="fr-FR"/>
        </w:rPr>
        <w:t>Avance</w:t>
      </w:r>
      <w:r w:rsidRPr="00097215">
        <w:rPr>
          <w:rFonts w:asciiTheme="majorHAnsi" w:hAnsiTheme="majorHAnsi"/>
          <w:lang w:eastAsia="fr-FR"/>
        </w:rPr>
        <w:tab/>
      </w:r>
      <w:r w:rsidRPr="00097215">
        <w:rPr>
          <w:rFonts w:asciiTheme="majorHAnsi" w:hAnsiTheme="majorHAnsi"/>
          <w:lang w:eastAsia="fr-FR"/>
        </w:rPr>
        <w:tab/>
      </w:r>
    </w:p>
    <w:p w14:paraId="1F116C74" w14:textId="3274CFA9" w:rsidR="00857CCE" w:rsidRPr="00097215" w:rsidRDefault="00857CCE" w:rsidP="00857CCE">
      <w:pPr>
        <w:pStyle w:val="Paragraphedeliste"/>
        <w:numPr>
          <w:ilvl w:val="0"/>
          <w:numId w:val="7"/>
        </w:numPr>
        <w:rPr>
          <w:rFonts w:asciiTheme="majorHAnsi" w:hAnsiTheme="majorHAnsi"/>
          <w:lang w:eastAsia="fr-FR"/>
        </w:rPr>
      </w:pPr>
      <w:r w:rsidRPr="00097215">
        <w:rPr>
          <w:rFonts w:asciiTheme="majorHAnsi" w:hAnsiTheme="majorHAnsi"/>
          <w:lang w:eastAsia="fr-FR"/>
        </w:rPr>
        <w:t xml:space="preserve">Regarde s’il y a un obstacle à droite avec une distance &lt; Distance de sécurité </w:t>
      </w:r>
    </w:p>
    <w:p w14:paraId="63FA8AC7" w14:textId="1BE9534E" w:rsidR="00857CCE" w:rsidRPr="00097215" w:rsidRDefault="00857CCE" w:rsidP="00857CCE">
      <w:pPr>
        <w:pStyle w:val="Paragraphedeliste"/>
        <w:numPr>
          <w:ilvl w:val="1"/>
          <w:numId w:val="7"/>
        </w:numPr>
        <w:rPr>
          <w:rFonts w:asciiTheme="majorHAnsi" w:hAnsiTheme="majorHAnsi"/>
          <w:lang w:eastAsia="fr-FR"/>
        </w:rPr>
      </w:pPr>
      <w:r w:rsidRPr="00097215">
        <w:rPr>
          <w:rFonts w:asciiTheme="majorHAnsi" w:hAnsiTheme="majorHAnsi"/>
          <w:lang w:eastAsia="fr-FR"/>
        </w:rPr>
        <w:t>Ajuste la trajectoire</w:t>
      </w:r>
    </w:p>
    <w:p w14:paraId="001B9703" w14:textId="6053070C" w:rsidR="00EF547C" w:rsidRPr="00097215" w:rsidRDefault="00857CCE" w:rsidP="00EF547C">
      <w:pPr>
        <w:pStyle w:val="Paragraphedeliste"/>
        <w:numPr>
          <w:ilvl w:val="0"/>
          <w:numId w:val="7"/>
        </w:numPr>
        <w:rPr>
          <w:rFonts w:asciiTheme="majorHAnsi" w:hAnsiTheme="majorHAnsi"/>
          <w:lang w:eastAsia="fr-FR"/>
        </w:rPr>
      </w:pPr>
      <w:r w:rsidRPr="00097215">
        <w:rPr>
          <w:rFonts w:asciiTheme="majorHAnsi" w:hAnsiTheme="majorHAnsi"/>
          <w:lang w:eastAsia="fr-FR"/>
        </w:rPr>
        <w:t>Regarde s’il y a un obstacle à gauche avec une distance &lt; Distance de sécurité</w:t>
      </w:r>
    </w:p>
    <w:p w14:paraId="52408279" w14:textId="7FEB4B76" w:rsidR="00857CCE" w:rsidRPr="00097215" w:rsidRDefault="00857CCE" w:rsidP="00857CCE">
      <w:pPr>
        <w:pStyle w:val="Paragraphedeliste"/>
        <w:numPr>
          <w:ilvl w:val="1"/>
          <w:numId w:val="7"/>
        </w:numPr>
        <w:rPr>
          <w:rFonts w:asciiTheme="majorHAnsi" w:hAnsiTheme="majorHAnsi"/>
          <w:lang w:eastAsia="fr-FR"/>
        </w:rPr>
      </w:pPr>
      <w:r w:rsidRPr="00097215">
        <w:rPr>
          <w:rFonts w:asciiTheme="majorHAnsi" w:hAnsiTheme="majorHAnsi"/>
          <w:lang w:eastAsia="fr-FR"/>
        </w:rPr>
        <w:t>Ajuste la trajectoire</w:t>
      </w:r>
    </w:p>
    <w:p w14:paraId="00BAD9EB" w14:textId="0DBFD329" w:rsidR="00E74BB6" w:rsidRPr="00097215" w:rsidRDefault="00E74BB6" w:rsidP="00E74BB6">
      <w:pPr>
        <w:rPr>
          <w:rFonts w:asciiTheme="majorHAnsi" w:hAnsiTheme="majorHAnsi"/>
          <w:lang w:eastAsia="fr-FR"/>
        </w:rPr>
      </w:pPr>
      <w:r w:rsidRPr="00097215">
        <w:rPr>
          <w:rFonts w:asciiTheme="majorHAnsi" w:hAnsiTheme="majorHAnsi"/>
          <w:lang w:eastAsia="fr-FR"/>
        </w:rPr>
        <w:t>Ici on n’arrête pas les moteurs, l’ajustement se fait en continu</w:t>
      </w:r>
      <w:r w:rsidR="000A7C23" w:rsidRPr="00097215">
        <w:rPr>
          <w:rFonts w:asciiTheme="majorHAnsi" w:hAnsiTheme="majorHAnsi"/>
        </w:rPr>
        <w:t xml:space="preserve"> (le code en </w:t>
      </w:r>
      <w:hyperlink w:anchor="_ANNEXE_7_:" w:history="1">
        <w:hyperlink w:anchor="_ANNEXE_6_:" w:history="1">
          <w:r w:rsidR="000A7C23" w:rsidRPr="000A7C23">
            <w:rPr>
              <w:rStyle w:val="Lienhypertexte"/>
              <w:rFonts w:asciiTheme="majorHAnsi" w:hAnsiTheme="majorHAnsi"/>
            </w:rPr>
            <w:t>Annexe 7 : déplacements V</w:t>
          </w:r>
        </w:hyperlink>
        <w:r w:rsidR="000A7C23" w:rsidRPr="000A7C23">
          <w:rPr>
            <w:rStyle w:val="Lienhypertexte"/>
            <w:rFonts w:asciiTheme="majorHAnsi" w:hAnsiTheme="majorHAnsi"/>
          </w:rPr>
          <w:t>2</w:t>
        </w:r>
      </w:hyperlink>
      <w:r w:rsidR="000A7C23" w:rsidRPr="00097215">
        <w:rPr>
          <w:rFonts w:asciiTheme="majorHAnsi" w:hAnsiTheme="majorHAnsi"/>
        </w:rPr>
        <w:t>)</w:t>
      </w:r>
    </w:p>
    <w:p w14:paraId="5801266F" w14:textId="0AB983A3" w:rsidR="00ED4E6D" w:rsidRPr="00097215" w:rsidRDefault="00ED4E6D" w:rsidP="00E74BB6">
      <w:pPr>
        <w:rPr>
          <w:rFonts w:asciiTheme="majorHAnsi" w:hAnsiTheme="majorHAnsi"/>
          <w:lang w:eastAsia="fr-FR"/>
        </w:rPr>
      </w:pPr>
    </w:p>
    <w:p w14:paraId="3C7299C9" w14:textId="77777777" w:rsidR="00C95C71" w:rsidRDefault="00AC6764" w:rsidP="00C95C71">
      <w:pPr>
        <w:keepNext/>
      </w:pPr>
      <w:r>
        <w:rPr>
          <w:noProof/>
        </w:rPr>
        <w:lastRenderedPageBreak/>
        <w:drawing>
          <wp:inline distT="0" distB="0" distL="0" distR="0" wp14:anchorId="6FF43202" wp14:editId="210483BC">
            <wp:extent cx="5760720" cy="2906070"/>
            <wp:effectExtent l="0" t="0" r="0" b="8890"/>
            <wp:docPr id="43" name="Image 43" descr="https://cdn.discordapp.com/attachments/496667824467607574/587949320419147787/Untitled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96667824467607574/587949320419147787/Untitled_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906070"/>
                    </a:xfrm>
                    <a:prstGeom prst="rect">
                      <a:avLst/>
                    </a:prstGeom>
                    <a:noFill/>
                    <a:ln>
                      <a:noFill/>
                    </a:ln>
                  </pic:spPr>
                </pic:pic>
              </a:graphicData>
            </a:graphic>
          </wp:inline>
        </w:drawing>
      </w:r>
    </w:p>
    <w:p w14:paraId="7ACA2A24" w14:textId="1061B0B1" w:rsidR="00ED4E6D" w:rsidRPr="00097215" w:rsidRDefault="00C95C71" w:rsidP="00C95C71">
      <w:pPr>
        <w:pStyle w:val="Lgende"/>
        <w:jc w:val="center"/>
        <w:rPr>
          <w:rFonts w:asciiTheme="majorHAnsi" w:hAnsiTheme="majorHAnsi"/>
          <w:lang w:eastAsia="fr-FR"/>
        </w:rPr>
      </w:pPr>
      <w:bookmarkStart w:id="178" w:name="_Hlk11141538"/>
      <w:r>
        <w:t xml:space="preserve">Figure </w:t>
      </w:r>
      <w:r w:rsidR="00DF10C2">
        <w:rPr>
          <w:noProof/>
        </w:rPr>
        <w:fldChar w:fldCharType="begin"/>
      </w:r>
      <w:r w:rsidR="00DF10C2">
        <w:rPr>
          <w:noProof/>
        </w:rPr>
        <w:instrText xml:space="preserve"> SEQ Figure \* ARABIC </w:instrText>
      </w:r>
      <w:r w:rsidR="00DF10C2">
        <w:rPr>
          <w:noProof/>
        </w:rPr>
        <w:fldChar w:fldCharType="separate"/>
      </w:r>
      <w:r w:rsidR="00AF3F43">
        <w:rPr>
          <w:noProof/>
        </w:rPr>
        <w:t>3</w:t>
      </w:r>
      <w:r w:rsidR="00DF10C2">
        <w:rPr>
          <w:noProof/>
        </w:rPr>
        <w:fldChar w:fldCharType="end"/>
      </w:r>
      <w:r>
        <w:t>: algorigramme</w:t>
      </w:r>
    </w:p>
    <w:bookmarkEnd w:id="178"/>
    <w:p w14:paraId="6CD4682D" w14:textId="72787EB9" w:rsidR="0062773D" w:rsidRPr="00097215" w:rsidRDefault="00460252" w:rsidP="00E74BB6">
      <w:pPr>
        <w:rPr>
          <w:rFonts w:asciiTheme="majorHAnsi" w:hAnsiTheme="majorHAnsi"/>
          <w:lang w:eastAsia="fr-FR"/>
        </w:rPr>
      </w:pPr>
      <w:r>
        <w:rPr>
          <w:rFonts w:asciiTheme="majorHAnsi" w:hAnsiTheme="majorHAnsi"/>
          <w:lang w:eastAsia="fr-FR"/>
        </w:rPr>
        <w:t>Ci-dessous figure</w:t>
      </w:r>
      <w:r w:rsidR="00F10762" w:rsidRPr="00097215">
        <w:rPr>
          <w:rFonts w:asciiTheme="majorHAnsi" w:hAnsiTheme="majorHAnsi"/>
          <w:lang w:eastAsia="fr-FR"/>
        </w:rPr>
        <w:t xml:space="preserve"> exemple d’a</w:t>
      </w:r>
      <w:r w:rsidR="0062773D" w:rsidRPr="00097215">
        <w:rPr>
          <w:rFonts w:asciiTheme="majorHAnsi" w:hAnsiTheme="majorHAnsi"/>
          <w:lang w:eastAsia="fr-FR"/>
        </w:rPr>
        <w:t xml:space="preserve">ffichage des </w:t>
      </w:r>
      <w:r w:rsidR="00ED709D" w:rsidRPr="00097215">
        <w:rPr>
          <w:rFonts w:asciiTheme="majorHAnsi" w:hAnsiTheme="majorHAnsi"/>
          <w:lang w:eastAsia="fr-FR"/>
        </w:rPr>
        <w:t>actions</w:t>
      </w:r>
      <w:r w:rsidR="00F10762" w:rsidRPr="00097215">
        <w:rPr>
          <w:rFonts w:asciiTheme="majorHAnsi" w:hAnsiTheme="majorHAnsi"/>
          <w:lang w:eastAsia="fr-FR"/>
        </w:rPr>
        <w:t xml:space="preserve"> sur le moniteur série</w:t>
      </w:r>
      <w:r w:rsidR="0062773D" w:rsidRPr="00097215">
        <w:rPr>
          <w:rFonts w:asciiTheme="majorHAnsi" w:hAnsiTheme="majorHAnsi"/>
          <w:lang w:eastAsia="fr-FR"/>
        </w:rPr>
        <w:t xml:space="preserve"> : </w:t>
      </w:r>
    </w:p>
    <w:p w14:paraId="33358708" w14:textId="66F64C8C" w:rsidR="001F2390" w:rsidRPr="000976D0" w:rsidRDefault="001F2390" w:rsidP="00E74BB6">
      <w:pPr>
        <w:rPr>
          <w:rFonts w:ascii="Arial Nova Cond Light" w:hAnsi="Arial Nova Cond Light"/>
          <w:lang w:eastAsia="fr-FR"/>
        </w:rPr>
      </w:pPr>
      <w:r w:rsidRPr="00097215">
        <w:rPr>
          <w:rFonts w:asciiTheme="majorHAnsi" w:hAnsiTheme="majorHAnsi"/>
          <w:noProof/>
        </w:rPr>
        <mc:AlternateContent>
          <mc:Choice Requires="wps">
            <w:drawing>
              <wp:anchor distT="0" distB="0" distL="114300" distR="114300" simplePos="0" relativeHeight="251682304" behindDoc="0" locked="0" layoutInCell="1" allowOverlap="1" wp14:anchorId="7CDA9E60" wp14:editId="7E21B47F">
                <wp:simplePos x="0" y="0"/>
                <wp:positionH relativeFrom="column">
                  <wp:posOffset>-169545</wp:posOffset>
                </wp:positionH>
                <wp:positionV relativeFrom="paragraph">
                  <wp:posOffset>105396</wp:posOffset>
                </wp:positionV>
                <wp:extent cx="6073140" cy="3192379"/>
                <wp:effectExtent l="0" t="0" r="22860" b="27305"/>
                <wp:wrapNone/>
                <wp:docPr id="195" name="Rectangle 195"/>
                <wp:cNvGraphicFramePr/>
                <a:graphic xmlns:a="http://schemas.openxmlformats.org/drawingml/2006/main">
                  <a:graphicData uri="http://schemas.microsoft.com/office/word/2010/wordprocessingShape">
                    <wps:wsp>
                      <wps:cNvSpPr/>
                      <wps:spPr>
                        <a:xfrm>
                          <a:off x="0" y="0"/>
                          <a:ext cx="6073140" cy="3192379"/>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21CA8" id="Rectangle 195" o:spid="_x0000_s1026" style="position:absolute;margin-left:-13.35pt;margin-top:8.3pt;width:478.2pt;height:251.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" filled="f" strokecolor="black [3213]" strokeweight="1pt">
                <v:stroke dashstyle="longDashDotDot"/>
              </v:rect>
            </w:pict>
          </mc:Fallback>
        </mc:AlternateContent>
      </w:r>
    </w:p>
    <w:p w14:paraId="742CF317" w14:textId="007021F9"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7B76AB18" w14:textId="62493E2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collision possible à : 6 cm correction de la trajectoire en cours</w:t>
      </w:r>
    </w:p>
    <w:p w14:paraId="128EADBC" w14:textId="64558C2D" w:rsidR="0062773D" w:rsidRPr="000976D0" w:rsidRDefault="0062773D" w:rsidP="0062773D">
      <w:pPr>
        <w:spacing w:after="0" w:line="240" w:lineRule="auto"/>
        <w:rPr>
          <w:rFonts w:ascii="Arial Nova Cond Light" w:hAnsi="Arial Nova Cond Light"/>
          <w:lang w:eastAsia="fr-FR"/>
        </w:rPr>
      </w:pPr>
    </w:p>
    <w:p w14:paraId="06ABBC13" w14:textId="4C2D3D0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055ACFEA"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collision possible à : 38 cm</w:t>
      </w:r>
    </w:p>
    <w:p w14:paraId="07E70187" w14:textId="77777777" w:rsidR="0062773D" w:rsidRPr="000976D0" w:rsidRDefault="0062773D" w:rsidP="0062773D">
      <w:pPr>
        <w:spacing w:after="0" w:line="240" w:lineRule="auto"/>
        <w:rPr>
          <w:rFonts w:ascii="Arial Nova Cond Light" w:hAnsi="Arial Nova Cond Light"/>
          <w:lang w:eastAsia="fr-FR"/>
        </w:rPr>
      </w:pPr>
    </w:p>
    <w:p w14:paraId="44325064"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5942D695" w14:textId="52F13E05"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collision possible à : 5 cm faire </w:t>
      </w:r>
      <w:proofErr w:type="spellStart"/>
      <w:r w:rsidRPr="000976D0">
        <w:rPr>
          <w:rFonts w:ascii="Arial Nova Cond Light" w:hAnsi="Arial Nova Cond Light"/>
          <w:lang w:eastAsia="fr-FR"/>
        </w:rPr>
        <w:t>demi tour</w:t>
      </w:r>
      <w:proofErr w:type="spellEnd"/>
    </w:p>
    <w:p w14:paraId="742EEC3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 </w:t>
      </w:r>
    </w:p>
    <w:p w14:paraId="4727FA6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63BD2856"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collision possible à : 9 cm correction de la trajectoire en cours</w:t>
      </w:r>
    </w:p>
    <w:p w14:paraId="6AC167EC" w14:textId="77777777" w:rsidR="0062773D" w:rsidRPr="000976D0" w:rsidRDefault="0062773D" w:rsidP="0062773D">
      <w:pPr>
        <w:spacing w:after="0" w:line="240" w:lineRule="auto"/>
        <w:rPr>
          <w:rFonts w:ascii="Arial Nova Cond Light" w:hAnsi="Arial Nova Cond Light"/>
          <w:lang w:eastAsia="fr-FR"/>
        </w:rPr>
      </w:pPr>
    </w:p>
    <w:p w14:paraId="18BCAC2B" w14:textId="35F9A3A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1925A286"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collision possible à : 5 cm</w:t>
      </w:r>
    </w:p>
    <w:p w14:paraId="53D8AB4C" w14:textId="77777777" w:rsidR="0062773D" w:rsidRPr="000976D0" w:rsidRDefault="0062773D" w:rsidP="0062773D">
      <w:pPr>
        <w:spacing w:after="0" w:line="240" w:lineRule="auto"/>
        <w:rPr>
          <w:rFonts w:ascii="Arial Nova Cond Light" w:hAnsi="Arial Nova Cond Light"/>
          <w:lang w:eastAsia="fr-FR"/>
        </w:rPr>
      </w:pPr>
    </w:p>
    <w:p w14:paraId="3A305A6D"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6C09DCF0" w14:textId="432713AA"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collision possible à : 11 cm faire </w:t>
      </w:r>
      <w:proofErr w:type="spellStart"/>
      <w:r w:rsidRPr="000976D0">
        <w:rPr>
          <w:rFonts w:ascii="Arial Nova Cond Light" w:hAnsi="Arial Nova Cond Light"/>
          <w:lang w:eastAsia="fr-FR"/>
        </w:rPr>
        <w:t>demi tour</w:t>
      </w:r>
      <w:proofErr w:type="spellEnd"/>
    </w:p>
    <w:p w14:paraId="4D2A3880" w14:textId="54B0737B" w:rsidR="0062773D" w:rsidRPr="00097215" w:rsidRDefault="0062773D" w:rsidP="0062773D">
      <w:pPr>
        <w:spacing w:after="0" w:line="240" w:lineRule="auto"/>
        <w:rPr>
          <w:rFonts w:asciiTheme="majorHAnsi" w:hAnsiTheme="majorHAnsi"/>
          <w:lang w:eastAsia="fr-FR"/>
        </w:rPr>
      </w:pPr>
    </w:p>
    <w:p w14:paraId="3EB2EF11" w14:textId="718A22E9" w:rsidR="0062773D" w:rsidRPr="00097215" w:rsidRDefault="0062773D" w:rsidP="0062773D">
      <w:pPr>
        <w:spacing w:after="0" w:line="240" w:lineRule="auto"/>
        <w:rPr>
          <w:rFonts w:asciiTheme="majorHAnsi" w:hAnsiTheme="majorHAnsi"/>
          <w:lang w:eastAsia="fr-FR"/>
        </w:rPr>
      </w:pPr>
    </w:p>
    <w:p w14:paraId="382F9125" w14:textId="1D112E9E" w:rsidR="005C1308" w:rsidRPr="00097215" w:rsidRDefault="005C1308" w:rsidP="005C1308">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Les limites</w:t>
      </w:r>
    </w:p>
    <w:p w14:paraId="5B64BD1D" w14:textId="4DCF20DC" w:rsidR="00361238" w:rsidRPr="00097215" w:rsidRDefault="00811BDE" w:rsidP="008147BD">
      <w:pPr>
        <w:jc w:val="both"/>
        <w:rPr>
          <w:rFonts w:asciiTheme="majorHAnsi" w:hAnsiTheme="majorHAnsi"/>
        </w:rPr>
      </w:pPr>
      <w:r w:rsidRPr="00097215">
        <w:rPr>
          <w:rFonts w:asciiTheme="majorHAnsi" w:hAnsiTheme="majorHAnsi"/>
        </w:rPr>
        <w:br/>
      </w:r>
      <w:r w:rsidR="00361238" w:rsidRPr="00097215">
        <w:rPr>
          <w:rFonts w:asciiTheme="majorHAnsi" w:hAnsiTheme="majorHAnsi"/>
        </w:rPr>
        <w:t>Dans cette version, on note un problème majeur :</w:t>
      </w:r>
    </w:p>
    <w:p w14:paraId="113B005D" w14:textId="16D1597A" w:rsidR="00361238" w:rsidRPr="00097215" w:rsidRDefault="00361238" w:rsidP="00361238">
      <w:pPr>
        <w:pStyle w:val="Paragraphedeliste"/>
        <w:numPr>
          <w:ilvl w:val="0"/>
          <w:numId w:val="10"/>
        </w:numPr>
        <w:jc w:val="both"/>
        <w:rPr>
          <w:rFonts w:asciiTheme="majorHAnsi" w:hAnsiTheme="majorHAnsi"/>
        </w:rPr>
      </w:pPr>
      <w:r w:rsidRPr="00097215">
        <w:rPr>
          <w:rFonts w:asciiTheme="majorHAnsi" w:hAnsiTheme="majorHAnsi"/>
        </w:rPr>
        <w:t xml:space="preserve">La marche arrière n’est pas maîtrisée du fait qu’il n’y ait pas de capteur arrière pour prévoir ou non </w:t>
      </w:r>
      <w:r w:rsidR="009A5462" w:rsidRPr="00097215">
        <w:rPr>
          <w:rFonts w:asciiTheme="majorHAnsi" w:hAnsiTheme="majorHAnsi"/>
        </w:rPr>
        <w:t xml:space="preserve">la présence </w:t>
      </w:r>
      <w:r w:rsidRPr="00097215">
        <w:rPr>
          <w:rFonts w:asciiTheme="majorHAnsi" w:hAnsiTheme="majorHAnsi"/>
        </w:rPr>
        <w:t>d’éventuels obstacles</w:t>
      </w:r>
    </w:p>
    <w:p w14:paraId="3277F487" w14:textId="01852ECE"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B06AC1">
        <w:rPr>
          <w:rStyle w:val="Rfrencelgre"/>
          <w:rFonts w:asciiTheme="majorHAnsi" w:hAnsiTheme="majorHAnsi"/>
        </w:rPr>
        <w:t>les</w:t>
      </w:r>
      <w:r w:rsidRPr="00097215">
        <w:rPr>
          <w:rStyle w:val="Rfrencelgre"/>
          <w:rFonts w:asciiTheme="majorHAnsi" w:hAnsiTheme="majorHAnsi"/>
        </w:rPr>
        <w:t xml:space="preserve"> vidéo</w:t>
      </w:r>
      <w:r w:rsidR="00B06AC1">
        <w:rPr>
          <w:rStyle w:val="Rfrencelgre"/>
          <w:rFonts w:asciiTheme="majorHAnsi" w:hAnsiTheme="majorHAnsi"/>
        </w:rPr>
        <w:t>s</w:t>
      </w:r>
      <w:r w:rsidRPr="00097215">
        <w:rPr>
          <w:rStyle w:val="Rfrencelgre"/>
          <w:rFonts w:asciiTheme="majorHAnsi" w:hAnsiTheme="majorHAnsi"/>
        </w:rPr>
        <w:t> :</w:t>
      </w:r>
      <w:r w:rsidR="002C71F7" w:rsidRPr="002C71F7">
        <w:t xml:space="preserve"> </w:t>
      </w:r>
      <w:hyperlink r:id="rId31" w:history="1">
        <w:r w:rsidR="00DF10C2" w:rsidRPr="00431FA6">
          <w:rPr>
            <w:rStyle w:val="Lienhypertexte"/>
            <w:rFonts w:asciiTheme="majorHAnsi" w:hAnsiTheme="majorHAnsi"/>
          </w:rPr>
          <w:t>https://drive.google.com/open?id=1zaU3x7JIWjptBALn8Vb3FeU2IyW26otV</w:t>
        </w:r>
      </w:hyperlink>
    </w:p>
    <w:p w14:paraId="2D0D215B" w14:textId="004777AC" w:rsidR="001E28A9" w:rsidRPr="00097215" w:rsidRDefault="001E28A9" w:rsidP="001E28A9">
      <w:pPr>
        <w:pStyle w:val="Titre2"/>
        <w:numPr>
          <w:ilvl w:val="0"/>
          <w:numId w:val="2"/>
        </w:numPr>
      </w:pPr>
      <w:bookmarkStart w:id="179" w:name="_Toc11178092"/>
      <w:r w:rsidRPr="00097215">
        <w:lastRenderedPageBreak/>
        <w:t>La réception des données</w:t>
      </w:r>
      <w:bookmarkEnd w:id="179"/>
      <w:r w:rsidRPr="00097215">
        <w:t xml:space="preserve"> </w:t>
      </w:r>
    </w:p>
    <w:p w14:paraId="07B48746" w14:textId="0812752B" w:rsidR="00CE0F3A" w:rsidRPr="00097215" w:rsidRDefault="00EA1075" w:rsidP="00A74853">
      <w:pPr>
        <w:pStyle w:val="Titre3"/>
      </w:pPr>
      <w:r>
        <w:br/>
      </w:r>
      <w:bookmarkStart w:id="180" w:name="_Toc11178093"/>
      <w:r w:rsidR="00CE0F3A" w:rsidRPr="00097215">
        <w:t>Le module wifi esp8266</w:t>
      </w:r>
      <w:bookmarkEnd w:id="180"/>
    </w:p>
    <w:p w14:paraId="10558817" w14:textId="1FE9C3FE" w:rsidR="002C22E1" w:rsidRDefault="00525C23" w:rsidP="00DA2DE5">
      <w:pPr>
        <w:rPr>
          <w:rFonts w:asciiTheme="majorHAnsi" w:hAnsiTheme="majorHAnsi"/>
          <w:lang w:eastAsia="fr-FR"/>
        </w:rPr>
      </w:pPr>
      <w:r w:rsidRPr="00097215">
        <w:rPr>
          <w:rFonts w:asciiTheme="majorHAnsi" w:hAnsiTheme="majorHAnsi"/>
          <w:lang w:eastAsia="fr-FR"/>
        </w:rPr>
        <w:tab/>
      </w:r>
      <w:r w:rsidR="00DA2DE5">
        <w:rPr>
          <w:rFonts w:asciiTheme="majorHAnsi" w:hAnsiTheme="majorHAnsi"/>
          <w:lang w:eastAsia="fr-FR"/>
        </w:rPr>
        <w:br/>
      </w:r>
      <w:r w:rsidR="002C22E1" w:rsidRPr="00097215">
        <w:rPr>
          <w:rFonts w:eastAsiaTheme="minorEastAsia" w:cs="Times New Roman"/>
          <w:color w:val="5A5A5A" w:themeColor="text1" w:themeTint="A5"/>
          <w:spacing w:val="15"/>
          <w:lang w:eastAsia="fr-FR"/>
        </w:rPr>
        <w:t>Branchements</w:t>
      </w:r>
      <w:r w:rsidR="00AF3F43">
        <w:rPr>
          <w:rFonts w:eastAsiaTheme="minorEastAsia" w:cs="Times New Roman"/>
          <w:color w:val="5A5A5A" w:themeColor="text1" w:themeTint="A5"/>
          <w:spacing w:val="15"/>
          <w:lang w:eastAsia="fr-FR"/>
        </w:rPr>
        <w:br/>
      </w:r>
      <w:r w:rsidR="00AF3F43">
        <w:rPr>
          <w:noProof/>
        </w:rPr>
        <w:drawing>
          <wp:inline distT="0" distB="0" distL="0" distR="0" wp14:anchorId="287B40F8" wp14:editId="17DC66D0">
            <wp:extent cx="2255862" cy="136811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619" cy="1386763"/>
                    </a:xfrm>
                    <a:prstGeom prst="rect">
                      <a:avLst/>
                    </a:prstGeom>
                  </pic:spPr>
                </pic:pic>
              </a:graphicData>
            </a:graphic>
          </wp:inline>
        </w:drawing>
      </w:r>
      <w:r w:rsidR="00AF3F43">
        <w:rPr>
          <w:rFonts w:asciiTheme="majorHAnsi" w:hAnsiTheme="majorHAnsi"/>
          <w:lang w:eastAsia="fr-FR"/>
        </w:rPr>
        <w:t xml:space="preserve">      </w:t>
      </w:r>
    </w:p>
    <w:p w14:paraId="7E6F439B" w14:textId="39B427A4" w:rsidR="00BB107D" w:rsidRDefault="005020B9" w:rsidP="00BB107D">
      <w:pPr>
        <w:keepNext/>
        <w:rPr>
          <w:rFonts w:asciiTheme="majorHAnsi" w:hAnsiTheme="majorHAnsi"/>
          <w:lang w:eastAsia="fr-FR"/>
        </w:rPr>
      </w:pPr>
      <w:r w:rsidRPr="00361018">
        <w:rPr>
          <w:rFonts w:asciiTheme="majorHAnsi" w:hAnsiTheme="majorHAnsi"/>
          <w:b/>
          <w:lang w:eastAsia="fr-FR"/>
        </w:rPr>
        <w:t>TX </w:t>
      </w:r>
      <w:r w:rsidR="00EF2DDE" w:rsidRPr="00361018">
        <w:rPr>
          <w:rFonts w:asciiTheme="majorHAnsi" w:hAnsiTheme="majorHAnsi"/>
          <w:b/>
          <w:lang w:eastAsia="fr-FR"/>
        </w:rPr>
        <w:t>/RX</w:t>
      </w:r>
      <w:r w:rsidR="00EF2DDE">
        <w:rPr>
          <w:rFonts w:asciiTheme="majorHAnsi" w:hAnsiTheme="majorHAnsi"/>
          <w:lang w:eastAsia="fr-FR"/>
        </w:rPr>
        <w:t> :</w:t>
      </w:r>
      <w:r w:rsidR="00BB107D" w:rsidRPr="00BB107D">
        <w:rPr>
          <w:rFonts w:asciiTheme="majorHAnsi" w:hAnsiTheme="majorHAnsi"/>
          <w:lang w:eastAsia="fr-FR"/>
        </w:rPr>
        <w:t xml:space="preserve"> </w:t>
      </w:r>
      <w:r w:rsidR="00547A98" w:rsidRPr="00547A98">
        <w:rPr>
          <w:rFonts w:asciiTheme="majorHAnsi" w:hAnsiTheme="majorHAnsi"/>
          <w:lang w:eastAsia="fr-FR"/>
        </w:rPr>
        <w:t>Liaison série mais peuvent également servir de GPIO</w:t>
      </w:r>
      <w:r w:rsidR="00B85319">
        <w:rPr>
          <w:rFonts w:asciiTheme="majorHAnsi" w:hAnsiTheme="majorHAnsi"/>
          <w:lang w:eastAsia="fr-FR"/>
        </w:rPr>
        <w:t xml:space="preserve"> (transmission / réception)</w:t>
      </w:r>
    </w:p>
    <w:p w14:paraId="352A6619" w14:textId="5E0E8D9B" w:rsidR="005020B9" w:rsidRDefault="00BB107D" w:rsidP="00AF3F43">
      <w:pPr>
        <w:keepNext/>
        <w:rPr>
          <w:rFonts w:asciiTheme="majorHAnsi" w:hAnsiTheme="majorHAnsi"/>
          <w:lang w:eastAsia="fr-FR"/>
        </w:rPr>
      </w:pPr>
      <w:r w:rsidRPr="00361018">
        <w:rPr>
          <w:rFonts w:asciiTheme="majorHAnsi" w:hAnsiTheme="majorHAnsi"/>
          <w:b/>
          <w:lang w:eastAsia="fr-FR"/>
        </w:rPr>
        <w:t>GPIO2/GPIO0 </w:t>
      </w:r>
      <w:r>
        <w:rPr>
          <w:rFonts w:asciiTheme="majorHAnsi" w:hAnsiTheme="majorHAnsi"/>
          <w:lang w:eastAsia="fr-FR"/>
        </w:rPr>
        <w:t>:</w:t>
      </w:r>
      <w:r w:rsidR="00547A98" w:rsidRPr="00E42571">
        <w:rPr>
          <w:rFonts w:asciiTheme="majorHAnsi" w:hAnsiTheme="majorHAnsi"/>
          <w:lang w:eastAsia="fr-FR"/>
        </w:rPr>
        <w:t xml:space="preserve"> </w:t>
      </w:r>
      <w:r w:rsidR="00547A98" w:rsidRPr="00547A98">
        <w:rPr>
          <w:rFonts w:asciiTheme="majorHAnsi" w:hAnsiTheme="majorHAnsi"/>
          <w:lang w:eastAsia="fr-FR"/>
        </w:rPr>
        <w:t xml:space="preserve">Dans ce mode l’ESP8266 ne démarrera pas son programme interne mais entrera dans un mode appelé « UART download mode » où il écrira tout ce qu’il reçoit sur la liaison série, dans sa mémoire. </w:t>
      </w:r>
      <w:r w:rsidR="0098220D">
        <w:rPr>
          <w:rFonts w:asciiTheme="majorHAnsi" w:hAnsiTheme="majorHAnsi"/>
          <w:lang w:eastAsia="fr-FR"/>
        </w:rPr>
        <w:t>Permet l’injection d’un</w:t>
      </w:r>
      <w:r w:rsidR="00547A98" w:rsidRPr="00547A98">
        <w:rPr>
          <w:rFonts w:asciiTheme="majorHAnsi" w:hAnsiTheme="majorHAnsi"/>
          <w:lang w:eastAsia="fr-FR"/>
        </w:rPr>
        <w:t xml:space="preserve"> programme</w:t>
      </w:r>
    </w:p>
    <w:p w14:paraId="41D59031" w14:textId="61490E15" w:rsidR="00203ABE" w:rsidRPr="00781D6C" w:rsidRDefault="005020B9" w:rsidP="00AF3F43">
      <w:pPr>
        <w:keepNext/>
        <w:rPr>
          <w:rFonts w:asciiTheme="majorHAnsi" w:hAnsiTheme="majorHAnsi"/>
          <w:lang w:eastAsia="fr-FR"/>
        </w:rPr>
      </w:pPr>
      <w:r w:rsidRPr="00361018">
        <w:rPr>
          <w:rFonts w:asciiTheme="majorHAnsi" w:hAnsiTheme="majorHAnsi"/>
          <w:b/>
          <w:lang w:eastAsia="fr-FR"/>
        </w:rPr>
        <w:t>CH_PD</w:t>
      </w:r>
      <w:r>
        <w:rPr>
          <w:rFonts w:asciiTheme="majorHAnsi" w:hAnsiTheme="majorHAnsi"/>
          <w:lang w:eastAsia="fr-FR"/>
        </w:rPr>
        <w:t> :</w:t>
      </w:r>
      <w:r w:rsidR="00203ABE" w:rsidRPr="00E42571">
        <w:rPr>
          <w:rFonts w:asciiTheme="majorHAnsi" w:hAnsiTheme="majorHAnsi"/>
          <w:lang w:eastAsia="fr-FR"/>
        </w:rPr>
        <w:t xml:space="preserve"> </w:t>
      </w:r>
      <w:r w:rsidR="00203ABE" w:rsidRPr="00781D6C">
        <w:rPr>
          <w:rFonts w:asciiTheme="majorHAnsi" w:hAnsiTheme="majorHAnsi"/>
          <w:lang w:eastAsia="fr-FR"/>
        </w:rPr>
        <w:t>chip power-down doit être raccordé au 3,3V (fait fonctionner le module)</w:t>
      </w:r>
    </w:p>
    <w:p w14:paraId="75B45964" w14:textId="20E52D76" w:rsidR="005020B9" w:rsidRDefault="005020B9" w:rsidP="00AF3F43">
      <w:pPr>
        <w:keepNext/>
        <w:rPr>
          <w:rFonts w:asciiTheme="majorHAnsi" w:hAnsiTheme="majorHAnsi"/>
          <w:lang w:eastAsia="fr-FR"/>
        </w:rPr>
      </w:pPr>
      <w:r w:rsidRPr="00361018">
        <w:rPr>
          <w:rFonts w:asciiTheme="majorHAnsi" w:hAnsiTheme="majorHAnsi"/>
          <w:b/>
          <w:lang w:eastAsia="fr-FR"/>
        </w:rPr>
        <w:t>RST</w:t>
      </w:r>
      <w:r>
        <w:rPr>
          <w:rFonts w:asciiTheme="majorHAnsi" w:hAnsiTheme="majorHAnsi"/>
          <w:lang w:eastAsia="fr-FR"/>
        </w:rPr>
        <w:t> :</w:t>
      </w:r>
      <w:r w:rsidR="00526D64">
        <w:rPr>
          <w:rFonts w:asciiTheme="majorHAnsi" w:hAnsiTheme="majorHAnsi"/>
          <w:lang w:eastAsia="fr-FR"/>
        </w:rPr>
        <w:t xml:space="preserve"> </w:t>
      </w:r>
      <w:r w:rsidR="00526D64" w:rsidRPr="00526D64">
        <w:rPr>
          <w:rFonts w:asciiTheme="majorHAnsi" w:hAnsiTheme="majorHAnsi"/>
          <w:lang w:eastAsia="fr-FR"/>
        </w:rPr>
        <w:t>doit être raccordé au 3.3v. Une pulse à GND sur cette broche génère un reset du composant</w:t>
      </w:r>
    </w:p>
    <w:p w14:paraId="692E5128" w14:textId="3E9790C1" w:rsidR="005020B9" w:rsidRDefault="005020B9" w:rsidP="00AF3F43">
      <w:pPr>
        <w:keepNext/>
        <w:rPr>
          <w:rFonts w:asciiTheme="majorHAnsi" w:hAnsiTheme="majorHAnsi"/>
          <w:lang w:eastAsia="fr-FR"/>
        </w:rPr>
      </w:pPr>
      <w:r w:rsidRPr="00361018">
        <w:rPr>
          <w:rFonts w:asciiTheme="majorHAnsi" w:hAnsiTheme="majorHAnsi"/>
          <w:b/>
          <w:lang w:eastAsia="fr-FR"/>
        </w:rPr>
        <w:t>VCC</w:t>
      </w:r>
      <w:r>
        <w:rPr>
          <w:rFonts w:asciiTheme="majorHAnsi" w:hAnsiTheme="majorHAnsi"/>
          <w:lang w:eastAsia="fr-FR"/>
        </w:rPr>
        <w:t> :</w:t>
      </w:r>
      <w:r w:rsidR="00173990">
        <w:rPr>
          <w:rFonts w:asciiTheme="majorHAnsi" w:hAnsiTheme="majorHAnsi"/>
          <w:lang w:eastAsia="fr-FR"/>
        </w:rPr>
        <w:t xml:space="preserve"> broche d’alimentation 5V</w:t>
      </w:r>
    </w:p>
    <w:p w14:paraId="24E7934E" w14:textId="64CB1746" w:rsidR="005020B9" w:rsidRDefault="005020B9" w:rsidP="00AF3F43">
      <w:pPr>
        <w:keepNext/>
        <w:rPr>
          <w:rFonts w:asciiTheme="majorHAnsi" w:hAnsiTheme="majorHAnsi"/>
          <w:lang w:eastAsia="fr-FR"/>
        </w:rPr>
      </w:pPr>
      <w:r w:rsidRPr="00361018">
        <w:rPr>
          <w:rFonts w:asciiTheme="majorHAnsi" w:hAnsiTheme="majorHAnsi"/>
          <w:b/>
          <w:lang w:eastAsia="fr-FR"/>
        </w:rPr>
        <w:t>GND</w:t>
      </w:r>
      <w:r>
        <w:rPr>
          <w:rFonts w:asciiTheme="majorHAnsi" w:hAnsiTheme="majorHAnsi"/>
          <w:lang w:eastAsia="fr-FR"/>
        </w:rPr>
        <w:t> :</w:t>
      </w:r>
      <w:r w:rsidR="00173990">
        <w:rPr>
          <w:rFonts w:asciiTheme="majorHAnsi" w:hAnsiTheme="majorHAnsi"/>
          <w:lang w:eastAsia="fr-FR"/>
        </w:rPr>
        <w:t xml:space="preserve"> broche d’alimentation 0V</w:t>
      </w:r>
    </w:p>
    <w:p w14:paraId="21A970EE" w14:textId="54F62262" w:rsidR="00CE0F3A" w:rsidRDefault="00CE0F3A" w:rsidP="002C22E1">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Initialisation</w:t>
      </w:r>
      <w:r w:rsidR="009E4535">
        <w:rPr>
          <w:rFonts w:eastAsiaTheme="minorEastAsia" w:cs="Times New Roman"/>
          <w:color w:val="5A5A5A" w:themeColor="text1" w:themeTint="A5"/>
          <w:spacing w:val="15"/>
          <w:lang w:eastAsia="fr-FR"/>
        </w:rPr>
        <w:t xml:space="preserve"> et connexion à Arduino</w:t>
      </w:r>
    </w:p>
    <w:p w14:paraId="04D32A37" w14:textId="3BA59ED2" w:rsidR="009E4535" w:rsidRPr="00242A16" w:rsidRDefault="00E10353" w:rsidP="009E4535">
      <w:pPr>
        <w:rPr>
          <w:rFonts w:asciiTheme="majorHAnsi" w:hAnsiTheme="majorHAnsi"/>
        </w:rPr>
      </w:pPr>
      <w:r>
        <w:rPr>
          <w:rFonts w:asciiTheme="majorHAnsi" w:hAnsiTheme="majorHAnsi"/>
        </w:rPr>
        <w:br/>
      </w:r>
      <w:r w:rsidR="009E4535" w:rsidRPr="00242A16">
        <w:rPr>
          <w:rFonts w:asciiTheme="majorHAnsi" w:hAnsiTheme="majorHAnsi"/>
        </w:rPr>
        <w:t xml:space="preserve">Les commandes AT </w:t>
      </w:r>
      <w:r w:rsidR="00BD17A6" w:rsidRPr="00242A16">
        <w:rPr>
          <w:rFonts w:asciiTheme="majorHAnsi" w:hAnsiTheme="majorHAnsi"/>
        </w:rPr>
        <w:t xml:space="preserve">principales </w:t>
      </w:r>
      <w:r w:rsidR="009E4535" w:rsidRPr="00242A16">
        <w:rPr>
          <w:rFonts w:asciiTheme="majorHAnsi" w:hAnsiTheme="majorHAnsi"/>
        </w:rPr>
        <w:t>à utiliser pour communiquer avec l’Arduino :</w:t>
      </w:r>
    </w:p>
    <w:p w14:paraId="7C4CDE1B" w14:textId="4B19DF3A" w:rsidR="009E4535" w:rsidRPr="00242A16" w:rsidRDefault="009E4535" w:rsidP="0027166D">
      <w:pPr>
        <w:spacing w:before="100" w:beforeAutospacing="1" w:after="100" w:afterAutospacing="1" w:line="240" w:lineRule="auto"/>
        <w:ind w:left="720"/>
        <w:rPr>
          <w:rFonts w:asciiTheme="majorHAnsi" w:hAnsiTheme="majorHAnsi"/>
        </w:rPr>
      </w:pPr>
      <w:r w:rsidRPr="00242A16">
        <w:rPr>
          <w:rFonts w:asciiTheme="majorHAnsi" w:hAnsiTheme="majorHAnsi"/>
        </w:rPr>
        <w:t>AT</w:t>
      </w:r>
      <w:r w:rsidRPr="009E4535">
        <w:rPr>
          <w:rFonts w:asciiTheme="majorHAnsi" w:hAnsiTheme="majorHAnsi"/>
        </w:rPr>
        <w:t xml:space="preserve"> : "AT" est une commande de test qui renvoie "OK"</w:t>
      </w:r>
    </w:p>
    <w:p w14:paraId="3A9599F9" w14:textId="67A28921" w:rsidR="00AE11B2" w:rsidRPr="00242A16" w:rsidRDefault="00AE11B2" w:rsidP="00AE11B2">
      <w:pPr>
        <w:spacing w:before="100" w:beforeAutospacing="1" w:after="100" w:afterAutospacing="1" w:line="240" w:lineRule="auto"/>
        <w:rPr>
          <w:rFonts w:asciiTheme="majorHAnsi" w:hAnsiTheme="majorHAnsi"/>
        </w:rPr>
      </w:pPr>
      <w:r w:rsidRPr="00242A16">
        <w:rPr>
          <w:rFonts w:asciiTheme="majorHAnsi" w:hAnsiTheme="majorHAnsi"/>
        </w:rPr>
        <w:t>Initialisation du module :</w:t>
      </w:r>
    </w:p>
    <w:p w14:paraId="728806C8" w14:textId="1D2691AB" w:rsidR="00AE11B2" w:rsidRPr="00242A16" w:rsidRDefault="00C05450" w:rsidP="000E110F">
      <w:pPr>
        <w:pStyle w:val="Default"/>
        <w:ind w:firstLine="708"/>
        <w:rPr>
          <w:rFonts w:asciiTheme="majorHAnsi" w:hAnsiTheme="majorHAnsi" w:cstheme="minorBidi"/>
          <w:color w:val="auto"/>
          <w:sz w:val="22"/>
          <w:szCs w:val="22"/>
        </w:rPr>
      </w:pPr>
      <w:r>
        <w:rPr>
          <w:rFonts w:asciiTheme="majorHAnsi" w:hAnsiTheme="majorHAnsi" w:cstheme="minorBidi"/>
          <w:color w:val="auto"/>
          <w:sz w:val="22"/>
          <w:szCs w:val="22"/>
        </w:rPr>
        <w:t>Attribution d’</w:t>
      </w:r>
      <w:r w:rsidR="00AE11B2" w:rsidRPr="00242A16">
        <w:rPr>
          <w:rFonts w:asciiTheme="majorHAnsi" w:hAnsiTheme="majorHAnsi" w:cstheme="minorBidi"/>
          <w:color w:val="auto"/>
          <w:sz w:val="22"/>
          <w:szCs w:val="22"/>
        </w:rPr>
        <w:t>une IP au module</w:t>
      </w:r>
      <w:r>
        <w:rPr>
          <w:rFonts w:asciiTheme="majorHAnsi" w:hAnsiTheme="majorHAnsi" w:cstheme="minorBidi"/>
          <w:color w:val="auto"/>
          <w:sz w:val="22"/>
          <w:szCs w:val="22"/>
        </w:rPr>
        <w:t> :</w:t>
      </w:r>
      <w:r w:rsidR="00AE11B2" w:rsidRPr="00242A16">
        <w:rPr>
          <w:rFonts w:asciiTheme="majorHAnsi" w:hAnsiTheme="majorHAnsi" w:cstheme="minorBidi"/>
          <w:color w:val="auto"/>
          <w:sz w:val="22"/>
          <w:szCs w:val="22"/>
        </w:rPr>
        <w:t xml:space="preserve"> </w:t>
      </w:r>
    </w:p>
    <w:p w14:paraId="67792E93" w14:textId="26C5E2F9" w:rsidR="00AE11B2" w:rsidRDefault="00AE11B2" w:rsidP="00C05450">
      <w:pPr>
        <w:pStyle w:val="Default"/>
        <w:ind w:left="708" w:firstLine="708"/>
        <w:rPr>
          <w:rFonts w:asciiTheme="majorHAnsi" w:hAnsiTheme="majorHAnsi" w:cstheme="minorBidi"/>
          <w:color w:val="auto"/>
          <w:sz w:val="22"/>
          <w:szCs w:val="22"/>
        </w:rPr>
      </w:pPr>
      <w:r w:rsidRPr="00242A16">
        <w:rPr>
          <w:rFonts w:asciiTheme="majorHAnsi" w:hAnsiTheme="majorHAnsi" w:cstheme="minorBidi"/>
          <w:color w:val="auto"/>
          <w:sz w:val="22"/>
          <w:szCs w:val="22"/>
        </w:rPr>
        <w:t xml:space="preserve">AT+CIPSTA_DEF=&lt;IP&gt;,&lt;PASSERELLE&gt;,&lt;MASQUE&gt; </w:t>
      </w:r>
    </w:p>
    <w:p w14:paraId="10A13BC2" w14:textId="77777777" w:rsidR="00C05450" w:rsidRDefault="00C05450" w:rsidP="00C05450">
      <w:pPr>
        <w:pStyle w:val="Default"/>
        <w:ind w:left="708" w:firstLine="708"/>
        <w:rPr>
          <w:rFonts w:asciiTheme="majorHAnsi" w:hAnsiTheme="majorHAnsi" w:cstheme="minorBidi"/>
          <w:color w:val="auto"/>
          <w:sz w:val="22"/>
          <w:szCs w:val="22"/>
        </w:rPr>
      </w:pPr>
    </w:p>
    <w:p w14:paraId="520862DF" w14:textId="77777777" w:rsidR="00C05450" w:rsidRDefault="00C05450" w:rsidP="00C05450">
      <w:pPr>
        <w:pStyle w:val="Default"/>
        <w:ind w:left="708"/>
        <w:rPr>
          <w:rFonts w:asciiTheme="majorHAnsi" w:hAnsiTheme="majorHAnsi" w:cstheme="minorBidi"/>
          <w:sz w:val="22"/>
          <w:szCs w:val="22"/>
        </w:rPr>
      </w:pPr>
      <w:r w:rsidRPr="009E4535">
        <w:rPr>
          <w:rFonts w:asciiTheme="majorHAnsi" w:hAnsiTheme="majorHAnsi" w:cstheme="minorBidi"/>
          <w:sz w:val="22"/>
          <w:szCs w:val="22"/>
        </w:rPr>
        <w:t xml:space="preserve">Définit le mode de fonctionnement du module en client </w:t>
      </w:r>
      <w:proofErr w:type="spellStart"/>
      <w:r w:rsidRPr="009E4535">
        <w:rPr>
          <w:rFonts w:asciiTheme="majorHAnsi" w:hAnsiTheme="majorHAnsi" w:cstheme="minorBidi"/>
          <w:sz w:val="22"/>
          <w:szCs w:val="22"/>
        </w:rPr>
        <w:t>WiFi</w:t>
      </w:r>
      <w:proofErr w:type="spellEnd"/>
      <w:r>
        <w:rPr>
          <w:rFonts w:asciiTheme="majorHAnsi" w:hAnsiTheme="majorHAnsi" w:cstheme="minorBidi"/>
          <w:sz w:val="22"/>
          <w:szCs w:val="22"/>
        </w:rPr>
        <w:t> :</w:t>
      </w:r>
    </w:p>
    <w:p w14:paraId="53660CFC" w14:textId="025FF5C7" w:rsidR="00AE11B2" w:rsidRPr="009E4535" w:rsidRDefault="00AE11B2" w:rsidP="00C05450">
      <w:pPr>
        <w:pStyle w:val="Default"/>
        <w:ind w:left="708" w:firstLine="708"/>
        <w:rPr>
          <w:rFonts w:asciiTheme="majorHAnsi" w:hAnsiTheme="majorHAnsi" w:cstheme="minorBidi"/>
          <w:sz w:val="22"/>
          <w:szCs w:val="22"/>
        </w:rPr>
      </w:pPr>
      <w:r w:rsidRPr="00242A16">
        <w:rPr>
          <w:rFonts w:asciiTheme="majorHAnsi" w:hAnsiTheme="majorHAnsi" w:cstheme="minorBidi"/>
          <w:sz w:val="22"/>
          <w:szCs w:val="22"/>
        </w:rPr>
        <w:t>AT+CWMODE_CUR=1</w:t>
      </w:r>
      <w:r w:rsidR="00547A98">
        <w:rPr>
          <w:rFonts w:asciiTheme="majorHAnsi" w:hAnsiTheme="majorHAnsi" w:cstheme="minorBidi"/>
          <w:sz w:val="22"/>
          <w:szCs w:val="22"/>
        </w:rPr>
        <w:t>,</w:t>
      </w:r>
      <w:r w:rsidR="00B353DA">
        <w:rPr>
          <w:rFonts w:asciiTheme="majorHAnsi" w:hAnsiTheme="majorHAnsi" w:cstheme="minorBidi"/>
          <w:sz w:val="22"/>
          <w:szCs w:val="22"/>
        </w:rPr>
        <w:t xml:space="preserve"> ou </w:t>
      </w:r>
      <w:r w:rsidR="00547A98">
        <w:rPr>
          <w:rFonts w:asciiTheme="majorHAnsi" w:hAnsiTheme="majorHAnsi" w:cstheme="minorBidi"/>
          <w:sz w:val="22"/>
          <w:szCs w:val="22"/>
        </w:rPr>
        <w:t>3</w:t>
      </w:r>
      <w:r w:rsidRPr="009E4535">
        <w:rPr>
          <w:rFonts w:asciiTheme="majorHAnsi" w:hAnsiTheme="majorHAnsi" w:cstheme="minorBidi"/>
          <w:sz w:val="22"/>
          <w:szCs w:val="22"/>
        </w:rPr>
        <w:t xml:space="preserve"> : (1=Client </w:t>
      </w:r>
      <w:proofErr w:type="spellStart"/>
      <w:r w:rsidRPr="009E4535">
        <w:rPr>
          <w:rFonts w:asciiTheme="majorHAnsi" w:hAnsiTheme="majorHAnsi" w:cstheme="minorBidi"/>
          <w:sz w:val="22"/>
          <w:szCs w:val="22"/>
        </w:rPr>
        <w:t>WiFi</w:t>
      </w:r>
      <w:proofErr w:type="spellEnd"/>
      <w:r w:rsidRPr="009E4535">
        <w:rPr>
          <w:rFonts w:asciiTheme="majorHAnsi" w:hAnsiTheme="majorHAnsi" w:cstheme="minorBidi"/>
          <w:sz w:val="22"/>
          <w:szCs w:val="22"/>
        </w:rPr>
        <w:t>, 2=Point d'accès</w:t>
      </w:r>
      <w:r w:rsidR="00547A98">
        <w:rPr>
          <w:rFonts w:asciiTheme="majorHAnsi" w:hAnsiTheme="majorHAnsi" w:cstheme="minorBidi"/>
          <w:sz w:val="22"/>
          <w:szCs w:val="22"/>
        </w:rPr>
        <w:t>, 3= les deux</w:t>
      </w:r>
      <w:r w:rsidRPr="009E4535">
        <w:rPr>
          <w:rFonts w:asciiTheme="majorHAnsi" w:hAnsiTheme="majorHAnsi" w:cstheme="minorBidi"/>
          <w:sz w:val="22"/>
          <w:szCs w:val="22"/>
        </w:rPr>
        <w:t>)</w:t>
      </w:r>
    </w:p>
    <w:p w14:paraId="44483E28" w14:textId="3AC9D879" w:rsidR="00B473EC" w:rsidRDefault="00855EE0" w:rsidP="00B473EC">
      <w:pPr>
        <w:spacing w:before="100" w:beforeAutospacing="1" w:after="100" w:afterAutospacing="1" w:line="240" w:lineRule="auto"/>
        <w:rPr>
          <w:rFonts w:asciiTheme="majorHAnsi" w:hAnsiTheme="majorHAnsi"/>
        </w:rPr>
      </w:pPr>
      <w:r w:rsidRPr="00242A16">
        <w:rPr>
          <w:rFonts w:asciiTheme="majorHAnsi" w:hAnsiTheme="majorHAnsi"/>
        </w:rPr>
        <w:t>Connexion à un point d’accès WIFI :</w:t>
      </w:r>
    </w:p>
    <w:p w14:paraId="6FD7F619" w14:textId="6679ECD8" w:rsidR="00AE11B2" w:rsidRDefault="00B473EC" w:rsidP="0021256C">
      <w:pPr>
        <w:spacing w:before="100" w:beforeAutospacing="1" w:after="100" w:afterAutospacing="1" w:line="240" w:lineRule="auto"/>
        <w:ind w:left="708"/>
        <w:rPr>
          <w:rFonts w:asciiTheme="majorHAnsi" w:hAnsiTheme="majorHAnsi"/>
        </w:rPr>
      </w:pPr>
      <w:r>
        <w:rPr>
          <w:rFonts w:asciiTheme="majorHAnsi" w:hAnsiTheme="majorHAnsi"/>
        </w:rPr>
        <w:t>Connexion au point d’accès wifi :</w:t>
      </w:r>
      <w:r w:rsidR="0021256C">
        <w:rPr>
          <w:rFonts w:asciiTheme="majorHAnsi" w:hAnsiTheme="majorHAnsi"/>
        </w:rPr>
        <w:br/>
        <w:t xml:space="preserve">             </w:t>
      </w:r>
      <w:r w:rsidR="00AE11B2" w:rsidRPr="00242A16">
        <w:rPr>
          <w:rFonts w:asciiTheme="majorHAnsi" w:hAnsiTheme="majorHAnsi"/>
        </w:rPr>
        <w:t xml:space="preserve">AT+CWJAP=&lt;NOM </w:t>
      </w:r>
      <w:r w:rsidR="00C05450">
        <w:rPr>
          <w:rFonts w:asciiTheme="majorHAnsi" w:hAnsiTheme="majorHAnsi"/>
        </w:rPr>
        <w:t>POINT ACCES</w:t>
      </w:r>
      <w:r w:rsidR="00AE11B2" w:rsidRPr="00242A16">
        <w:rPr>
          <w:rFonts w:asciiTheme="majorHAnsi" w:hAnsiTheme="majorHAnsi"/>
        </w:rPr>
        <w:t>&gt;,&lt;MOT DE PASSE&gt; </w:t>
      </w:r>
    </w:p>
    <w:p w14:paraId="47561DA5" w14:textId="767E6AC1" w:rsidR="00CB508F" w:rsidRPr="00242A16" w:rsidRDefault="0021256C" w:rsidP="0021256C">
      <w:pPr>
        <w:spacing w:before="100" w:beforeAutospacing="1" w:after="100" w:afterAutospacing="1" w:line="240" w:lineRule="auto"/>
        <w:ind w:firstLine="708"/>
        <w:rPr>
          <w:rFonts w:asciiTheme="majorHAnsi" w:hAnsiTheme="majorHAnsi"/>
        </w:rPr>
      </w:pPr>
      <w:r w:rsidRPr="00242A16">
        <w:rPr>
          <w:rFonts w:asciiTheme="majorHAnsi" w:hAnsiTheme="majorHAnsi"/>
        </w:rPr>
        <w:t>Vérifie si la connexion a réussi</w:t>
      </w:r>
      <w:r>
        <w:rPr>
          <w:rFonts w:asciiTheme="majorHAnsi" w:hAnsiTheme="majorHAnsi"/>
        </w:rPr>
        <w:t> :</w:t>
      </w:r>
      <w:r>
        <w:rPr>
          <w:rFonts w:asciiTheme="majorHAnsi" w:hAnsiTheme="majorHAnsi"/>
        </w:rPr>
        <w:br/>
      </w:r>
      <w:r w:rsidRPr="00242A16">
        <w:rPr>
          <w:rFonts w:asciiTheme="majorHAnsi" w:hAnsiTheme="majorHAnsi"/>
        </w:rPr>
        <w:t xml:space="preserve"> </w:t>
      </w:r>
      <w:r>
        <w:rPr>
          <w:rFonts w:asciiTheme="majorHAnsi" w:hAnsiTheme="majorHAnsi"/>
        </w:rPr>
        <w:tab/>
        <w:t xml:space="preserve">             </w:t>
      </w:r>
      <w:r w:rsidR="00CB508F" w:rsidRPr="00242A16">
        <w:rPr>
          <w:rFonts w:asciiTheme="majorHAnsi" w:hAnsiTheme="majorHAnsi"/>
        </w:rPr>
        <w:t>AT+CWJAP=?</w:t>
      </w:r>
    </w:p>
    <w:p w14:paraId="4B9D72A0" w14:textId="739F621C" w:rsidR="00CE0F3A" w:rsidRPr="00097215" w:rsidRDefault="00CE0F3A" w:rsidP="00A74853">
      <w:pPr>
        <w:pStyle w:val="Titre3"/>
      </w:pPr>
      <w:bookmarkStart w:id="181" w:name="_Réception_des_données"/>
      <w:bookmarkStart w:id="182" w:name="_Toc11178094"/>
      <w:bookmarkEnd w:id="181"/>
      <w:r w:rsidRPr="00097215">
        <w:lastRenderedPageBreak/>
        <w:t>Réception des données</w:t>
      </w:r>
      <w:bookmarkEnd w:id="182"/>
      <w:r w:rsidR="00AE11B2">
        <w:t xml:space="preserve"> </w:t>
      </w:r>
    </w:p>
    <w:p w14:paraId="0B992BD1" w14:textId="77777777" w:rsidR="008E1170" w:rsidRPr="00097215" w:rsidRDefault="008E1170" w:rsidP="008E1170">
      <w:pPr>
        <w:rPr>
          <w:rFonts w:asciiTheme="majorHAnsi" w:hAnsiTheme="majorHAnsi"/>
          <w:lang w:eastAsia="fr-FR"/>
        </w:rPr>
      </w:pPr>
    </w:p>
    <w:p w14:paraId="620035DA" w14:textId="0A48A2AC" w:rsidR="00563FB1" w:rsidRPr="0058234D" w:rsidRDefault="0058234D" w:rsidP="00D61121">
      <w:pPr>
        <w:rPr>
          <w:rFonts w:asciiTheme="majorHAnsi" w:hAnsiTheme="majorHAnsi"/>
          <w:color w:val="FF0000"/>
          <w:sz w:val="36"/>
        </w:rPr>
      </w:pPr>
      <w:r w:rsidRPr="0058234D">
        <w:rPr>
          <w:rFonts w:asciiTheme="majorHAnsi" w:hAnsiTheme="majorHAnsi"/>
          <w:color w:val="FF0000"/>
          <w:sz w:val="36"/>
        </w:rPr>
        <w:t xml:space="preserve">:: </w:t>
      </w:r>
      <w:proofErr w:type="spellStart"/>
      <w:r w:rsidRPr="0058234D">
        <w:rPr>
          <w:rFonts w:asciiTheme="majorHAnsi" w:hAnsiTheme="majorHAnsi"/>
          <w:color w:val="FF0000"/>
          <w:sz w:val="36"/>
        </w:rPr>
        <w:t>a</w:t>
      </w:r>
      <w:proofErr w:type="spellEnd"/>
      <w:r w:rsidRPr="0058234D">
        <w:rPr>
          <w:rFonts w:asciiTheme="majorHAnsi" w:hAnsiTheme="majorHAnsi"/>
          <w:color w:val="FF0000"/>
          <w:sz w:val="36"/>
        </w:rPr>
        <w:t xml:space="preserve"> compléter</w:t>
      </w:r>
    </w:p>
    <w:p w14:paraId="1F954713" w14:textId="77777777" w:rsidR="0058234D" w:rsidRPr="00097215" w:rsidRDefault="0058234D" w:rsidP="00D61121">
      <w:pPr>
        <w:rPr>
          <w:rFonts w:asciiTheme="majorHAnsi" w:hAnsiTheme="majorHAnsi"/>
        </w:rPr>
      </w:pPr>
    </w:p>
    <w:p w14:paraId="60CB3700" w14:textId="6F09E34C" w:rsidR="00563FB1" w:rsidRPr="00097215" w:rsidRDefault="00563FB1" w:rsidP="00D61121">
      <w:pPr>
        <w:rPr>
          <w:rFonts w:asciiTheme="majorHAnsi" w:hAnsiTheme="majorHAnsi"/>
        </w:rPr>
      </w:pPr>
    </w:p>
    <w:p w14:paraId="6961D4D1" w14:textId="692E39A7" w:rsidR="00563FB1" w:rsidRPr="00097215" w:rsidRDefault="00563FB1" w:rsidP="00D61121">
      <w:pPr>
        <w:rPr>
          <w:rFonts w:asciiTheme="majorHAnsi" w:hAnsiTheme="majorHAnsi"/>
        </w:rPr>
      </w:pPr>
    </w:p>
    <w:p w14:paraId="2D66B2CE" w14:textId="3060EAF3" w:rsidR="00563FB1" w:rsidRDefault="00563FB1" w:rsidP="00D61121">
      <w:pPr>
        <w:rPr>
          <w:rFonts w:asciiTheme="majorHAnsi" w:hAnsiTheme="majorHAnsi"/>
        </w:rPr>
      </w:pPr>
    </w:p>
    <w:p w14:paraId="11222BD2" w14:textId="66F7CBF6" w:rsidR="00C65C2F" w:rsidRDefault="00C65C2F" w:rsidP="00D61121">
      <w:pPr>
        <w:rPr>
          <w:rFonts w:asciiTheme="majorHAnsi" w:hAnsiTheme="majorHAnsi"/>
        </w:rPr>
      </w:pPr>
    </w:p>
    <w:p w14:paraId="4B5890CE" w14:textId="1FB81304" w:rsidR="00C65C2F" w:rsidRDefault="00C65C2F" w:rsidP="00D61121">
      <w:pPr>
        <w:rPr>
          <w:rFonts w:asciiTheme="majorHAnsi" w:hAnsiTheme="majorHAnsi"/>
        </w:rPr>
      </w:pPr>
    </w:p>
    <w:p w14:paraId="73BE54AB" w14:textId="67C32A9E" w:rsidR="00C65C2F" w:rsidRDefault="00C65C2F" w:rsidP="00D61121">
      <w:pPr>
        <w:rPr>
          <w:rFonts w:asciiTheme="majorHAnsi" w:hAnsiTheme="majorHAnsi"/>
        </w:rPr>
      </w:pPr>
    </w:p>
    <w:p w14:paraId="4546CB09" w14:textId="47E7F7BA" w:rsidR="00C65C2F" w:rsidRDefault="00C65C2F" w:rsidP="00D61121">
      <w:pPr>
        <w:rPr>
          <w:rFonts w:asciiTheme="majorHAnsi" w:hAnsiTheme="majorHAnsi"/>
        </w:rPr>
      </w:pPr>
    </w:p>
    <w:p w14:paraId="29178425" w14:textId="063556A9" w:rsidR="00C65C2F" w:rsidRDefault="00C65C2F" w:rsidP="00D61121">
      <w:pPr>
        <w:rPr>
          <w:rFonts w:asciiTheme="majorHAnsi" w:hAnsiTheme="majorHAnsi"/>
        </w:rPr>
      </w:pPr>
    </w:p>
    <w:p w14:paraId="474A555B" w14:textId="09B9543C" w:rsidR="00C65C2F" w:rsidRDefault="00C65C2F" w:rsidP="00D61121">
      <w:pPr>
        <w:rPr>
          <w:rFonts w:asciiTheme="majorHAnsi" w:hAnsiTheme="majorHAnsi"/>
        </w:rPr>
      </w:pPr>
    </w:p>
    <w:p w14:paraId="25E142E9" w14:textId="4DD0B890" w:rsidR="00C65C2F" w:rsidRDefault="00C65C2F" w:rsidP="00D61121">
      <w:pPr>
        <w:rPr>
          <w:rFonts w:asciiTheme="majorHAnsi" w:hAnsiTheme="majorHAnsi"/>
        </w:rPr>
      </w:pPr>
    </w:p>
    <w:p w14:paraId="5B4556EF" w14:textId="0E24FAE0" w:rsidR="00C65C2F" w:rsidRDefault="00C65C2F" w:rsidP="00D61121">
      <w:pPr>
        <w:rPr>
          <w:rFonts w:asciiTheme="majorHAnsi" w:hAnsiTheme="majorHAnsi"/>
        </w:rPr>
      </w:pPr>
    </w:p>
    <w:p w14:paraId="3BB91401" w14:textId="77777777" w:rsidR="00C65C2F" w:rsidRPr="00097215" w:rsidRDefault="00C65C2F" w:rsidP="00D61121">
      <w:pPr>
        <w:rPr>
          <w:rFonts w:asciiTheme="majorHAnsi" w:hAnsiTheme="majorHAnsi"/>
        </w:rPr>
      </w:pPr>
    </w:p>
    <w:p w14:paraId="3B4AA532" w14:textId="39B0366C" w:rsidR="00563FB1" w:rsidRPr="00097215" w:rsidRDefault="00563FB1" w:rsidP="00D61121">
      <w:pPr>
        <w:rPr>
          <w:rFonts w:asciiTheme="majorHAnsi" w:hAnsiTheme="majorHAnsi"/>
        </w:rPr>
      </w:pPr>
    </w:p>
    <w:p w14:paraId="38249D1C" w14:textId="492ADC9B" w:rsidR="00563FB1" w:rsidRDefault="00563FB1" w:rsidP="00D61121">
      <w:pPr>
        <w:rPr>
          <w:rFonts w:asciiTheme="majorHAnsi" w:hAnsiTheme="majorHAnsi"/>
        </w:rPr>
      </w:pPr>
    </w:p>
    <w:p w14:paraId="0C5E10DC" w14:textId="0FB986A4" w:rsidR="00481FC4" w:rsidRDefault="00481FC4" w:rsidP="00D61121">
      <w:pPr>
        <w:rPr>
          <w:rFonts w:asciiTheme="majorHAnsi" w:hAnsiTheme="majorHAnsi"/>
        </w:rPr>
      </w:pPr>
    </w:p>
    <w:p w14:paraId="5B6EF654" w14:textId="4AECC98F" w:rsidR="00481FC4" w:rsidRDefault="00481FC4" w:rsidP="00D61121">
      <w:pPr>
        <w:rPr>
          <w:rFonts w:asciiTheme="majorHAnsi" w:hAnsiTheme="majorHAnsi"/>
        </w:rPr>
      </w:pPr>
    </w:p>
    <w:p w14:paraId="78FD5301" w14:textId="29664853" w:rsidR="00481FC4" w:rsidRDefault="00481FC4" w:rsidP="00D61121">
      <w:pPr>
        <w:rPr>
          <w:rFonts w:asciiTheme="majorHAnsi" w:hAnsiTheme="majorHAnsi"/>
        </w:rPr>
      </w:pPr>
    </w:p>
    <w:p w14:paraId="53F14E79" w14:textId="6B5C6C3E" w:rsidR="00481FC4" w:rsidRDefault="00481FC4" w:rsidP="00D61121">
      <w:pPr>
        <w:rPr>
          <w:rFonts w:asciiTheme="majorHAnsi" w:hAnsiTheme="majorHAnsi"/>
        </w:rPr>
      </w:pPr>
    </w:p>
    <w:p w14:paraId="53B18321" w14:textId="5C006586" w:rsidR="00481FC4" w:rsidRDefault="00481FC4" w:rsidP="00D61121">
      <w:pPr>
        <w:rPr>
          <w:rFonts w:asciiTheme="majorHAnsi" w:hAnsiTheme="majorHAnsi"/>
        </w:rPr>
      </w:pPr>
    </w:p>
    <w:p w14:paraId="1643AC09" w14:textId="3D2B8D64" w:rsidR="00481FC4" w:rsidRDefault="00481FC4" w:rsidP="00D61121">
      <w:pPr>
        <w:rPr>
          <w:rFonts w:asciiTheme="majorHAnsi" w:hAnsiTheme="majorHAnsi"/>
        </w:rPr>
      </w:pPr>
    </w:p>
    <w:p w14:paraId="4ADC110A" w14:textId="7786930F" w:rsidR="00481FC4" w:rsidRDefault="00481FC4" w:rsidP="00D61121">
      <w:pPr>
        <w:rPr>
          <w:rFonts w:asciiTheme="majorHAnsi" w:hAnsiTheme="majorHAnsi"/>
        </w:rPr>
      </w:pPr>
    </w:p>
    <w:p w14:paraId="00C48BE8" w14:textId="0F37F4AA" w:rsidR="00481FC4" w:rsidRDefault="00481FC4" w:rsidP="00D61121">
      <w:pPr>
        <w:rPr>
          <w:rFonts w:asciiTheme="majorHAnsi" w:hAnsiTheme="majorHAnsi"/>
        </w:rPr>
      </w:pPr>
    </w:p>
    <w:p w14:paraId="70B1C5C5" w14:textId="77777777" w:rsidR="00481FC4" w:rsidRPr="00097215" w:rsidRDefault="00481FC4" w:rsidP="00D61121">
      <w:pPr>
        <w:rPr>
          <w:rFonts w:asciiTheme="majorHAnsi" w:hAnsiTheme="majorHAnsi"/>
        </w:rPr>
      </w:pPr>
    </w:p>
    <w:p w14:paraId="358CBE56" w14:textId="736EAC00" w:rsidR="00563FB1" w:rsidRPr="00097215" w:rsidRDefault="00563FB1" w:rsidP="00D61121">
      <w:pPr>
        <w:rPr>
          <w:rFonts w:asciiTheme="majorHAnsi" w:hAnsiTheme="majorHAnsi"/>
        </w:rPr>
      </w:pPr>
    </w:p>
    <w:p w14:paraId="44B08222" w14:textId="194E8A2C" w:rsidR="008F6277" w:rsidRDefault="008F6277" w:rsidP="008147BD">
      <w:pPr>
        <w:pStyle w:val="Titre1"/>
        <w:numPr>
          <w:ilvl w:val="0"/>
          <w:numId w:val="1"/>
        </w:numPr>
        <w:jc w:val="both"/>
      </w:pPr>
      <w:bookmarkStart w:id="183" w:name="_Toc11178095"/>
      <w:r w:rsidRPr="00097215">
        <w:lastRenderedPageBreak/>
        <w:t>Gestion du projet</w:t>
      </w:r>
      <w:bookmarkEnd w:id="183"/>
    </w:p>
    <w:p w14:paraId="308AEC68" w14:textId="77777777" w:rsidR="00CF4105" w:rsidRPr="00CF4105" w:rsidRDefault="00CF4105" w:rsidP="00CF4105"/>
    <w:p w14:paraId="10F79598" w14:textId="565830C1" w:rsidR="00576984" w:rsidRPr="00097215" w:rsidRDefault="00576984" w:rsidP="00576984">
      <w:pPr>
        <w:rPr>
          <w:rFonts w:asciiTheme="majorHAnsi" w:hAnsiTheme="majorHAnsi"/>
        </w:rPr>
      </w:pPr>
      <w:r w:rsidRPr="00097215">
        <w:rPr>
          <w:rFonts w:asciiTheme="majorHAnsi" w:hAnsiTheme="majorHAnsi"/>
        </w:rPr>
        <w:t>Ci-dessous un tableau récapitulant les principales étapes du projet et l’implication de chacun :</w:t>
      </w:r>
    </w:p>
    <w:tbl>
      <w:tblPr>
        <w:tblStyle w:val="Grilledutableau"/>
        <w:tblW w:w="10016" w:type="dxa"/>
        <w:tblLook w:val="04A0" w:firstRow="1" w:lastRow="0" w:firstColumn="1" w:lastColumn="0" w:noHBand="0" w:noVBand="1"/>
      </w:tblPr>
      <w:tblGrid>
        <w:gridCol w:w="4021"/>
        <w:gridCol w:w="1988"/>
        <w:gridCol w:w="1997"/>
        <w:gridCol w:w="2010"/>
      </w:tblGrid>
      <w:tr w:rsidR="001469ED" w:rsidRPr="00097215" w14:paraId="45915003" w14:textId="77777777" w:rsidTr="00BE2407">
        <w:trPr>
          <w:trHeight w:val="681"/>
        </w:trPr>
        <w:tc>
          <w:tcPr>
            <w:tcW w:w="4021" w:type="dxa"/>
            <w:vAlign w:val="center"/>
          </w:tcPr>
          <w:p w14:paraId="62274146" w14:textId="3D5C32C4" w:rsidR="001469ED" w:rsidRPr="00097215" w:rsidRDefault="001469ED" w:rsidP="008C5740">
            <w:pPr>
              <w:jc w:val="center"/>
              <w:rPr>
                <w:rFonts w:asciiTheme="majorHAnsi" w:hAnsiTheme="majorHAnsi"/>
              </w:rPr>
            </w:pPr>
          </w:p>
        </w:tc>
        <w:tc>
          <w:tcPr>
            <w:tcW w:w="1988" w:type="dxa"/>
            <w:vAlign w:val="center"/>
          </w:tcPr>
          <w:p w14:paraId="16FFFCBD" w14:textId="610B6792" w:rsidR="001469ED" w:rsidRPr="00097215" w:rsidRDefault="001469ED" w:rsidP="008C5740">
            <w:pPr>
              <w:jc w:val="center"/>
              <w:rPr>
                <w:rFonts w:asciiTheme="majorHAnsi" w:hAnsiTheme="majorHAnsi"/>
              </w:rPr>
            </w:pPr>
            <w:r w:rsidRPr="00097215">
              <w:rPr>
                <w:rFonts w:asciiTheme="majorHAnsi" w:hAnsiTheme="majorHAnsi"/>
              </w:rPr>
              <w:t>Chloé</w:t>
            </w:r>
          </w:p>
        </w:tc>
        <w:tc>
          <w:tcPr>
            <w:tcW w:w="1997" w:type="dxa"/>
            <w:vAlign w:val="center"/>
          </w:tcPr>
          <w:p w14:paraId="758F9E1F" w14:textId="16A524A7" w:rsidR="001469ED" w:rsidRPr="00097215" w:rsidRDefault="001469ED" w:rsidP="008C5740">
            <w:pPr>
              <w:jc w:val="center"/>
              <w:rPr>
                <w:rFonts w:asciiTheme="majorHAnsi" w:hAnsiTheme="majorHAnsi"/>
              </w:rPr>
            </w:pPr>
            <w:r w:rsidRPr="00097215">
              <w:rPr>
                <w:rFonts w:asciiTheme="majorHAnsi" w:hAnsiTheme="majorHAnsi"/>
              </w:rPr>
              <w:t>Pierre</w:t>
            </w:r>
          </w:p>
        </w:tc>
        <w:tc>
          <w:tcPr>
            <w:tcW w:w="2010" w:type="dxa"/>
            <w:vAlign w:val="center"/>
          </w:tcPr>
          <w:p w14:paraId="21B205B2" w14:textId="7E5D5C6D" w:rsidR="001469ED" w:rsidRPr="00097215" w:rsidRDefault="001469ED" w:rsidP="008C5740">
            <w:pPr>
              <w:jc w:val="center"/>
              <w:rPr>
                <w:rFonts w:asciiTheme="majorHAnsi" w:hAnsiTheme="majorHAnsi"/>
              </w:rPr>
            </w:pPr>
            <w:r w:rsidRPr="00097215">
              <w:rPr>
                <w:rFonts w:asciiTheme="majorHAnsi" w:hAnsiTheme="majorHAnsi"/>
              </w:rPr>
              <w:t>Yacine</w:t>
            </w:r>
          </w:p>
        </w:tc>
      </w:tr>
      <w:tr w:rsidR="001469ED" w:rsidRPr="00097215" w14:paraId="6231DA8C" w14:textId="77777777" w:rsidTr="00BE2407">
        <w:trPr>
          <w:trHeight w:val="681"/>
        </w:trPr>
        <w:tc>
          <w:tcPr>
            <w:tcW w:w="4021" w:type="dxa"/>
            <w:vAlign w:val="center"/>
          </w:tcPr>
          <w:p w14:paraId="326B419A" w14:textId="020F8981" w:rsidR="001469ED" w:rsidRPr="00097215" w:rsidRDefault="001469ED" w:rsidP="008C5740">
            <w:pPr>
              <w:jc w:val="center"/>
              <w:rPr>
                <w:rFonts w:asciiTheme="majorHAnsi" w:hAnsiTheme="majorHAnsi"/>
              </w:rPr>
            </w:pPr>
            <w:r w:rsidRPr="00097215">
              <w:rPr>
                <w:rFonts w:asciiTheme="majorHAnsi" w:hAnsiTheme="majorHAnsi"/>
              </w:rPr>
              <w:t>Création des pièces :</w:t>
            </w:r>
          </w:p>
          <w:p w14:paraId="4A890AD5" w14:textId="64B7D02C"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Modélisations</w:t>
            </w:r>
          </w:p>
          <w:p w14:paraId="72B74E77" w14:textId="3F84EEF5"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Découpage</w:t>
            </w:r>
          </w:p>
        </w:tc>
        <w:tc>
          <w:tcPr>
            <w:tcW w:w="1988" w:type="dxa"/>
            <w:vAlign w:val="center"/>
          </w:tcPr>
          <w:p w14:paraId="7D4A2117" w14:textId="68C0926F"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1040" behindDoc="0" locked="0" layoutInCell="1" allowOverlap="1" wp14:anchorId="3EBE9932" wp14:editId="21C78DDD">
                      <wp:simplePos x="0" y="0"/>
                      <wp:positionH relativeFrom="column">
                        <wp:posOffset>402590</wp:posOffset>
                      </wp:positionH>
                      <wp:positionV relativeFrom="paragraph">
                        <wp:posOffset>1270</wp:posOffset>
                      </wp:positionV>
                      <wp:extent cx="239395" cy="239395"/>
                      <wp:effectExtent l="0" t="0" r="27305" b="27305"/>
                      <wp:wrapNone/>
                      <wp:docPr id="48" name="Émoticône 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E2147"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48" o:spid="_x0000_s1026" type="#_x0000_t96" style="position:absolute;margin-left:31.7pt;margin-top:.1pt;width:18.85pt;height:18.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eBbwIAACI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" fillcolor="white [3201]" strokecolor="#f79646 [3209]" strokeweight="2pt"/>
                  </w:pict>
                </mc:Fallback>
              </mc:AlternateContent>
            </w:r>
          </w:p>
        </w:tc>
        <w:tc>
          <w:tcPr>
            <w:tcW w:w="1997" w:type="dxa"/>
            <w:vAlign w:val="center"/>
          </w:tcPr>
          <w:p w14:paraId="1FE464EC" w14:textId="251CE63E"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8992" behindDoc="0" locked="0" layoutInCell="1" allowOverlap="1" wp14:anchorId="60B9A16D" wp14:editId="7F9A1A6B">
                      <wp:simplePos x="0" y="0"/>
                      <wp:positionH relativeFrom="column">
                        <wp:posOffset>434975</wp:posOffset>
                      </wp:positionH>
                      <wp:positionV relativeFrom="paragraph">
                        <wp:posOffset>-12700</wp:posOffset>
                      </wp:positionV>
                      <wp:extent cx="239395" cy="239395"/>
                      <wp:effectExtent l="0" t="0" r="27305" b="27305"/>
                      <wp:wrapNone/>
                      <wp:docPr id="46" name="Émoticône 4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ABEA0" id="Émoticône 46" o:spid="_x0000_s1026" type="#_x0000_t96" style="position:absolute;margin-left:34.25pt;margin-top:-1pt;width:18.85pt;height:18.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" fillcolor="white [3201]" strokecolor="#9bbb59 [3206]" strokeweight="2pt"/>
                  </w:pict>
                </mc:Fallback>
              </mc:AlternateContent>
            </w:r>
          </w:p>
        </w:tc>
        <w:tc>
          <w:tcPr>
            <w:tcW w:w="2010" w:type="dxa"/>
            <w:vAlign w:val="center"/>
          </w:tcPr>
          <w:p w14:paraId="18006510" w14:textId="0CED7700"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2064" behindDoc="0" locked="0" layoutInCell="1" allowOverlap="1" wp14:anchorId="0CFAF5BF" wp14:editId="55F4717B">
                      <wp:simplePos x="0" y="0"/>
                      <wp:positionH relativeFrom="column">
                        <wp:posOffset>457200</wp:posOffset>
                      </wp:positionH>
                      <wp:positionV relativeFrom="paragraph">
                        <wp:posOffset>13335</wp:posOffset>
                      </wp:positionV>
                      <wp:extent cx="239395" cy="239395"/>
                      <wp:effectExtent l="0" t="0" r="27305" b="27305"/>
                      <wp:wrapNone/>
                      <wp:docPr id="49" name="Émoticône 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B9C7F" id="Émoticône 49" o:spid="_x0000_s1026" type="#_x0000_t96" style="position:absolute;margin-left:36pt;margin-top:1.05pt;width:18.85pt;height:18.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" fillcolor="white [3201]" strokecolor="#f79646 [3209]" strokeweight="2pt"/>
                  </w:pict>
                </mc:Fallback>
              </mc:AlternateContent>
            </w:r>
          </w:p>
        </w:tc>
      </w:tr>
      <w:tr w:rsidR="001469ED" w:rsidRPr="00097215" w14:paraId="7CFD4A35" w14:textId="77777777" w:rsidTr="00BE2407">
        <w:trPr>
          <w:trHeight w:val="727"/>
        </w:trPr>
        <w:tc>
          <w:tcPr>
            <w:tcW w:w="4021" w:type="dxa"/>
            <w:vAlign w:val="center"/>
          </w:tcPr>
          <w:p w14:paraId="2D9A0E7E" w14:textId="3C9736C6" w:rsidR="003A5125" w:rsidRPr="00097215" w:rsidRDefault="003A5125" w:rsidP="008C5740">
            <w:pPr>
              <w:jc w:val="center"/>
              <w:rPr>
                <w:rFonts w:asciiTheme="majorHAnsi" w:hAnsiTheme="majorHAnsi"/>
              </w:rPr>
            </w:pPr>
            <w:r w:rsidRPr="00097215">
              <w:rPr>
                <w:rFonts w:asciiTheme="majorHAnsi" w:hAnsiTheme="majorHAnsi"/>
              </w:rPr>
              <w:t>Implémentations</w:t>
            </w:r>
          </w:p>
        </w:tc>
        <w:tc>
          <w:tcPr>
            <w:tcW w:w="1988" w:type="dxa"/>
            <w:vAlign w:val="center"/>
          </w:tcPr>
          <w:p w14:paraId="0A2AC541" w14:textId="60C6E802"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3088" behindDoc="0" locked="0" layoutInCell="1" allowOverlap="1" wp14:anchorId="49BF705E" wp14:editId="1DB26A35">
                      <wp:simplePos x="0" y="0"/>
                      <wp:positionH relativeFrom="column">
                        <wp:posOffset>402590</wp:posOffset>
                      </wp:positionH>
                      <wp:positionV relativeFrom="paragraph">
                        <wp:posOffset>1270</wp:posOffset>
                      </wp:positionV>
                      <wp:extent cx="239395" cy="239395"/>
                      <wp:effectExtent l="0" t="0" r="27305" b="27305"/>
                      <wp:wrapNone/>
                      <wp:docPr id="50" name="Émoticône 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50099" id="Émoticône 50" o:spid="_x0000_s1026" type="#_x0000_t96" style="position:absolute;margin-left:31.7pt;margin-top:.1pt;width:18.85pt;height:18.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Js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" fillcolor="white [3201]" strokecolor="#9bbb59 [3206]" strokeweight="2pt"/>
                  </w:pict>
                </mc:Fallback>
              </mc:AlternateContent>
            </w:r>
          </w:p>
        </w:tc>
        <w:tc>
          <w:tcPr>
            <w:tcW w:w="1997" w:type="dxa"/>
            <w:vAlign w:val="center"/>
          </w:tcPr>
          <w:p w14:paraId="25DDFB0C" w14:textId="2BB546AE"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5136" behindDoc="0" locked="0" layoutInCell="1" allowOverlap="1" wp14:anchorId="646541CC" wp14:editId="60A123A8">
                      <wp:simplePos x="0" y="0"/>
                      <wp:positionH relativeFrom="column">
                        <wp:posOffset>445770</wp:posOffset>
                      </wp:positionH>
                      <wp:positionV relativeFrom="paragraph">
                        <wp:posOffset>-5080</wp:posOffset>
                      </wp:positionV>
                      <wp:extent cx="239395" cy="239395"/>
                      <wp:effectExtent l="0" t="0" r="27305" b="27305"/>
                      <wp:wrapNone/>
                      <wp:docPr id="53" name="Émoticône 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973B2" id="Émoticône 53" o:spid="_x0000_s1026" type="#_x0000_t96" style="position:absolute;margin-left:35.1pt;margin-top:-.4pt;width:18.85pt;height:18.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" fillcolor="white [3201]" strokecolor="#9bbb59 [3206]" strokeweight="2pt"/>
                  </w:pict>
                </mc:Fallback>
              </mc:AlternateContent>
            </w:r>
          </w:p>
        </w:tc>
        <w:tc>
          <w:tcPr>
            <w:tcW w:w="2010" w:type="dxa"/>
            <w:vAlign w:val="center"/>
          </w:tcPr>
          <w:p w14:paraId="4FF4CA2F" w14:textId="36530A6C"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7184" behindDoc="0" locked="0" layoutInCell="1" allowOverlap="1" wp14:anchorId="56F15DC9" wp14:editId="20E1CAE9">
                      <wp:simplePos x="0" y="0"/>
                      <wp:positionH relativeFrom="column">
                        <wp:posOffset>445770</wp:posOffset>
                      </wp:positionH>
                      <wp:positionV relativeFrom="paragraph">
                        <wp:posOffset>-27305</wp:posOffset>
                      </wp:positionV>
                      <wp:extent cx="239395" cy="239395"/>
                      <wp:effectExtent l="0" t="0" r="27305" b="27305"/>
                      <wp:wrapNone/>
                      <wp:docPr id="54" name="Émoticône 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15780" id="Émoticône 54" o:spid="_x0000_s1026" type="#_x0000_t96" style="position:absolute;margin-left:35.1pt;margin-top:-2.15pt;width:18.85pt;height:18.8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i2bwIAACI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" fillcolor="white [3201]" strokecolor="#9bbb59 [3206]" strokeweight="2pt"/>
                  </w:pict>
                </mc:Fallback>
              </mc:AlternateContent>
            </w:r>
          </w:p>
        </w:tc>
      </w:tr>
      <w:tr w:rsidR="001469ED" w:rsidRPr="00097215" w14:paraId="292293EE" w14:textId="77777777" w:rsidTr="00BE2407">
        <w:trPr>
          <w:trHeight w:val="681"/>
        </w:trPr>
        <w:tc>
          <w:tcPr>
            <w:tcW w:w="4021" w:type="dxa"/>
            <w:vAlign w:val="center"/>
          </w:tcPr>
          <w:p w14:paraId="1C14CAFE" w14:textId="583EE459" w:rsidR="001469ED" w:rsidRPr="00097215" w:rsidRDefault="00733639" w:rsidP="008C5740">
            <w:pPr>
              <w:jc w:val="center"/>
              <w:rPr>
                <w:rFonts w:asciiTheme="majorHAnsi" w:hAnsiTheme="majorHAnsi"/>
              </w:rPr>
            </w:pPr>
            <w:r w:rsidRPr="00097215">
              <w:rPr>
                <w:rFonts w:asciiTheme="majorHAnsi" w:hAnsiTheme="majorHAnsi"/>
              </w:rPr>
              <w:t>Tests</w:t>
            </w:r>
          </w:p>
        </w:tc>
        <w:tc>
          <w:tcPr>
            <w:tcW w:w="1988" w:type="dxa"/>
            <w:vAlign w:val="center"/>
          </w:tcPr>
          <w:p w14:paraId="64BC2FF0" w14:textId="4AC2014F"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6160" behindDoc="0" locked="0" layoutInCell="1" allowOverlap="1" wp14:anchorId="221BA8FB" wp14:editId="11320F2F">
                      <wp:simplePos x="0" y="0"/>
                      <wp:positionH relativeFrom="column">
                        <wp:posOffset>415925</wp:posOffset>
                      </wp:positionH>
                      <wp:positionV relativeFrom="paragraph">
                        <wp:posOffset>81280</wp:posOffset>
                      </wp:positionV>
                      <wp:extent cx="239395" cy="239395"/>
                      <wp:effectExtent l="0" t="0" r="27305" b="27305"/>
                      <wp:wrapNone/>
                      <wp:docPr id="452" name="Émoticône 4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151EE" id="Émoticône 452" o:spid="_x0000_s1026" type="#_x0000_t96" style="position:absolute;margin-left:32.75pt;margin-top:6.4pt;width:18.85pt;height:18.8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jVcAIAACQ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" fillcolor="white [3201]" strokecolor="#f79646 [3209]" strokeweight="2pt"/>
                  </w:pict>
                </mc:Fallback>
              </mc:AlternateContent>
            </w:r>
          </w:p>
        </w:tc>
        <w:tc>
          <w:tcPr>
            <w:tcW w:w="1997" w:type="dxa"/>
            <w:vAlign w:val="center"/>
          </w:tcPr>
          <w:p w14:paraId="2287F6D6" w14:textId="2FF14819"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200" behindDoc="0" locked="0" layoutInCell="1" allowOverlap="1" wp14:anchorId="5667B981" wp14:editId="487D3CF0">
                      <wp:simplePos x="0" y="0"/>
                      <wp:positionH relativeFrom="column">
                        <wp:posOffset>434975</wp:posOffset>
                      </wp:positionH>
                      <wp:positionV relativeFrom="paragraph">
                        <wp:posOffset>17145</wp:posOffset>
                      </wp:positionV>
                      <wp:extent cx="239395" cy="239395"/>
                      <wp:effectExtent l="0" t="0" r="27305" b="27305"/>
                      <wp:wrapNone/>
                      <wp:docPr id="52" name="Émoticône 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2CBF3" id="Émoticône 52" o:spid="_x0000_s1026" type="#_x0000_t96" style="position:absolute;margin-left:34.25pt;margin-top:1.35pt;width:18.85pt;height:18.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" fillcolor="white [3201]" strokecolor="#9bbb59 [3206]" strokeweight="2pt"/>
                  </w:pict>
                </mc:Fallback>
              </mc:AlternateContent>
            </w:r>
          </w:p>
        </w:tc>
        <w:tc>
          <w:tcPr>
            <w:tcW w:w="2010" w:type="dxa"/>
            <w:vAlign w:val="center"/>
          </w:tcPr>
          <w:p w14:paraId="551531C1" w14:textId="14CF2885"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1344" behindDoc="0" locked="0" layoutInCell="1" allowOverlap="1" wp14:anchorId="5AAC7721" wp14:editId="0797AC3E">
                      <wp:simplePos x="0" y="0"/>
                      <wp:positionH relativeFrom="column">
                        <wp:posOffset>461010</wp:posOffset>
                      </wp:positionH>
                      <wp:positionV relativeFrom="paragraph">
                        <wp:posOffset>63500</wp:posOffset>
                      </wp:positionV>
                      <wp:extent cx="239395" cy="239395"/>
                      <wp:effectExtent l="0" t="0" r="27305" b="27305"/>
                      <wp:wrapNone/>
                      <wp:docPr id="57" name="Émoticône 57"/>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52CE7" id="Émoticône 57" o:spid="_x0000_s1026" type="#_x0000_t96" style="position:absolute;margin-left:36.3pt;margin-top:5pt;width:18.85pt;height:18.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" fillcolor="white [3201]" strokecolor="#f79646 [3209]" strokeweight="2pt"/>
                  </w:pict>
                </mc:Fallback>
              </mc:AlternateContent>
            </w:r>
          </w:p>
        </w:tc>
      </w:tr>
      <w:tr w:rsidR="001469ED" w:rsidRPr="00097215" w14:paraId="595296AE" w14:textId="77777777" w:rsidTr="00BE2407">
        <w:trPr>
          <w:trHeight w:val="681"/>
        </w:trPr>
        <w:tc>
          <w:tcPr>
            <w:tcW w:w="4021" w:type="dxa"/>
            <w:vAlign w:val="center"/>
          </w:tcPr>
          <w:p w14:paraId="2E91CAA2" w14:textId="01C4106D" w:rsidR="001469ED" w:rsidRPr="00097215" w:rsidRDefault="00733639" w:rsidP="008C5740">
            <w:pPr>
              <w:jc w:val="center"/>
              <w:rPr>
                <w:rFonts w:asciiTheme="majorHAnsi" w:hAnsiTheme="majorHAnsi"/>
              </w:rPr>
            </w:pPr>
            <w:r w:rsidRPr="00097215">
              <w:rPr>
                <w:rFonts w:asciiTheme="majorHAnsi" w:hAnsiTheme="majorHAnsi"/>
              </w:rPr>
              <w:t>Réflexions</w:t>
            </w:r>
            <w:r w:rsidR="00B66022" w:rsidRPr="00097215">
              <w:rPr>
                <w:rFonts w:asciiTheme="majorHAnsi" w:hAnsiTheme="majorHAnsi"/>
              </w:rPr>
              <w:t xml:space="preserve"> avant implémentation</w:t>
            </w:r>
          </w:p>
        </w:tc>
        <w:tc>
          <w:tcPr>
            <w:tcW w:w="1988" w:type="dxa"/>
            <w:vAlign w:val="center"/>
          </w:tcPr>
          <w:p w14:paraId="2A177308" w14:textId="06C34366"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0016" behindDoc="0" locked="0" layoutInCell="1" allowOverlap="1" wp14:anchorId="07828128" wp14:editId="60B76CF6">
                      <wp:simplePos x="0" y="0"/>
                      <wp:positionH relativeFrom="column">
                        <wp:posOffset>413385</wp:posOffset>
                      </wp:positionH>
                      <wp:positionV relativeFrom="paragraph">
                        <wp:posOffset>2540</wp:posOffset>
                      </wp:positionV>
                      <wp:extent cx="239395" cy="239395"/>
                      <wp:effectExtent l="0" t="0" r="27305" b="27305"/>
                      <wp:wrapNone/>
                      <wp:docPr id="61" name="Émoticône 6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ECC51" id="Émoticône 61" o:spid="_x0000_s1026" type="#_x0000_t96" style="position:absolute;margin-left:32.55pt;margin-top:.2pt;width:18.85pt;height:18.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" fillcolor="white [3201]" strokecolor="#9bbb59 [3206]" strokeweight="2pt"/>
                  </w:pict>
                </mc:Fallback>
              </mc:AlternateContent>
            </w:r>
          </w:p>
        </w:tc>
        <w:tc>
          <w:tcPr>
            <w:tcW w:w="1997" w:type="dxa"/>
            <w:vAlign w:val="center"/>
          </w:tcPr>
          <w:p w14:paraId="60A4CD00" w14:textId="62DFAF28"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6944" behindDoc="0" locked="0" layoutInCell="1" allowOverlap="1" wp14:anchorId="3A4F6F58" wp14:editId="77DBFA2C">
                      <wp:simplePos x="0" y="0"/>
                      <wp:positionH relativeFrom="column">
                        <wp:posOffset>434975</wp:posOffset>
                      </wp:positionH>
                      <wp:positionV relativeFrom="paragraph">
                        <wp:posOffset>-24130</wp:posOffset>
                      </wp:positionV>
                      <wp:extent cx="239395" cy="239395"/>
                      <wp:effectExtent l="0" t="0" r="27305" b="27305"/>
                      <wp:wrapNone/>
                      <wp:docPr id="59" name="Émoticône 5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D026C" id="Émoticône 59" o:spid="_x0000_s1026" type="#_x0000_t96" style="position:absolute;margin-left:34.25pt;margin-top:-1.9pt;width:18.85pt;height:18.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" fillcolor="white [3201]" strokecolor="#f79646 [3209]" strokeweight="2pt"/>
                  </w:pict>
                </mc:Fallback>
              </mc:AlternateContent>
            </w:r>
          </w:p>
        </w:tc>
        <w:tc>
          <w:tcPr>
            <w:tcW w:w="2010" w:type="dxa"/>
            <w:vAlign w:val="center"/>
          </w:tcPr>
          <w:p w14:paraId="2D5963B3" w14:textId="496A8B71" w:rsidR="001469ED" w:rsidRPr="00097215" w:rsidRDefault="0060586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4112" behindDoc="0" locked="0" layoutInCell="1" allowOverlap="1" wp14:anchorId="40419540" wp14:editId="4D195DE6">
                      <wp:simplePos x="0" y="0"/>
                      <wp:positionH relativeFrom="column">
                        <wp:posOffset>457200</wp:posOffset>
                      </wp:positionH>
                      <wp:positionV relativeFrom="paragraph">
                        <wp:posOffset>-7620</wp:posOffset>
                      </wp:positionV>
                      <wp:extent cx="239395" cy="239395"/>
                      <wp:effectExtent l="0" t="0" r="27305" b="27305"/>
                      <wp:wrapNone/>
                      <wp:docPr id="450" name="Émoticône 4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07D45" id="Émoticône 450" o:spid="_x0000_s1026" type="#_x0000_t96" style="position:absolute;margin-left:36pt;margin-top:-.6pt;width:18.85pt;height:18.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bK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" fillcolor="white [3201]" strokecolor="#9bbb59 [3206]" strokeweight="2pt"/>
                  </w:pict>
                </mc:Fallback>
              </mc:AlternateContent>
            </w:r>
          </w:p>
        </w:tc>
      </w:tr>
      <w:tr w:rsidR="001469ED" w:rsidRPr="00097215" w14:paraId="37CAB1FF" w14:textId="77777777" w:rsidTr="00BE2407">
        <w:trPr>
          <w:trHeight w:val="681"/>
        </w:trPr>
        <w:tc>
          <w:tcPr>
            <w:tcW w:w="4021" w:type="dxa"/>
            <w:vAlign w:val="center"/>
          </w:tcPr>
          <w:p w14:paraId="506B6415" w14:textId="66F7FD1F" w:rsidR="001469ED" w:rsidRPr="00097215" w:rsidRDefault="00733639" w:rsidP="008C5740">
            <w:pPr>
              <w:jc w:val="center"/>
              <w:rPr>
                <w:rFonts w:asciiTheme="majorHAnsi" w:hAnsiTheme="majorHAnsi"/>
              </w:rPr>
            </w:pPr>
            <w:r w:rsidRPr="00097215">
              <w:rPr>
                <w:rFonts w:asciiTheme="majorHAnsi" w:hAnsiTheme="majorHAnsi"/>
              </w:rPr>
              <w:t>Cartographie</w:t>
            </w:r>
            <w:r w:rsidR="006E344F" w:rsidRPr="00097215">
              <w:rPr>
                <w:rFonts w:asciiTheme="majorHAnsi" w:hAnsiTheme="majorHAnsi"/>
              </w:rPr>
              <w:t xml:space="preserve"> et localisation </w:t>
            </w:r>
          </w:p>
        </w:tc>
        <w:tc>
          <w:tcPr>
            <w:tcW w:w="1988" w:type="dxa"/>
            <w:vAlign w:val="center"/>
          </w:tcPr>
          <w:p w14:paraId="42EB4F6C" w14:textId="63303083"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4176" behindDoc="0" locked="0" layoutInCell="1" allowOverlap="1" wp14:anchorId="7723EAA3" wp14:editId="61341A64">
                      <wp:simplePos x="0" y="0"/>
                      <wp:positionH relativeFrom="column">
                        <wp:posOffset>427990</wp:posOffset>
                      </wp:positionH>
                      <wp:positionV relativeFrom="paragraph">
                        <wp:posOffset>74295</wp:posOffset>
                      </wp:positionV>
                      <wp:extent cx="239395" cy="239395"/>
                      <wp:effectExtent l="0" t="0" r="27305" b="27305"/>
                      <wp:wrapNone/>
                      <wp:docPr id="51"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EC615" id="Émoticône 51" o:spid="_x0000_s1026" type="#_x0000_t96" style="position:absolute;margin-left:33.7pt;margin-top:5.85pt;width:18.85pt;height:18.8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" fillcolor="white [3201]" strokecolor="#9bbb59 [3206]" strokeweight="2pt"/>
                  </w:pict>
                </mc:Fallback>
              </mc:AlternateContent>
            </w:r>
          </w:p>
        </w:tc>
        <w:tc>
          <w:tcPr>
            <w:tcW w:w="1997" w:type="dxa"/>
            <w:vAlign w:val="center"/>
          </w:tcPr>
          <w:p w14:paraId="5852BB3F" w14:textId="3685B92C"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3392" behindDoc="0" locked="0" layoutInCell="1" allowOverlap="1" wp14:anchorId="693C8241" wp14:editId="26E5665D">
                      <wp:simplePos x="0" y="0"/>
                      <wp:positionH relativeFrom="column">
                        <wp:posOffset>439420</wp:posOffset>
                      </wp:positionH>
                      <wp:positionV relativeFrom="paragraph">
                        <wp:posOffset>7620</wp:posOffset>
                      </wp:positionV>
                      <wp:extent cx="239395" cy="239395"/>
                      <wp:effectExtent l="0" t="0" r="27305" b="27305"/>
                      <wp:wrapNone/>
                      <wp:docPr id="58" name="Émoticône 5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EB3A3" id="Émoticône 58" o:spid="_x0000_s1026" type="#_x0000_t96" style="position:absolute;margin-left:34.6pt;margin-top:.6pt;width:18.85pt;height:18.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" fillcolor="white [3201]" strokecolor="#f79646 [3209]" strokeweight="2pt"/>
                  </w:pict>
                </mc:Fallback>
              </mc:AlternateContent>
            </w:r>
          </w:p>
        </w:tc>
        <w:tc>
          <w:tcPr>
            <w:tcW w:w="2010" w:type="dxa"/>
            <w:vAlign w:val="center"/>
          </w:tcPr>
          <w:p w14:paraId="78E657FE" w14:textId="6B256636"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0320" behindDoc="0" locked="0" layoutInCell="1" allowOverlap="1" wp14:anchorId="2B8D375B" wp14:editId="4994D72D">
                      <wp:simplePos x="0" y="0"/>
                      <wp:positionH relativeFrom="column">
                        <wp:posOffset>465455</wp:posOffset>
                      </wp:positionH>
                      <wp:positionV relativeFrom="paragraph">
                        <wp:posOffset>32385</wp:posOffset>
                      </wp:positionV>
                      <wp:extent cx="239395" cy="239395"/>
                      <wp:effectExtent l="0" t="0" r="27305" b="27305"/>
                      <wp:wrapNone/>
                      <wp:docPr id="55" name="Émoticône 55"/>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9AED5" id="Émoticône 55" o:spid="_x0000_s1026" type="#_x0000_t96" style="position:absolute;margin-left:36.65pt;margin-top:2.55pt;width:18.85pt;height:18.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qA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" fillcolor="white [3201]" strokecolor="#9bbb59 [3206]" strokeweight="2pt"/>
                  </w:pict>
                </mc:Fallback>
              </mc:AlternateContent>
            </w:r>
          </w:p>
        </w:tc>
      </w:tr>
      <w:tr w:rsidR="001469ED" w:rsidRPr="00097215" w14:paraId="65658C54" w14:textId="77777777" w:rsidTr="00BE2407">
        <w:trPr>
          <w:trHeight w:val="727"/>
        </w:trPr>
        <w:tc>
          <w:tcPr>
            <w:tcW w:w="4021" w:type="dxa"/>
            <w:vAlign w:val="center"/>
          </w:tcPr>
          <w:p w14:paraId="761B4DE3" w14:textId="77692669" w:rsidR="001469ED" w:rsidRPr="00097215" w:rsidRDefault="008C5740" w:rsidP="008C5740">
            <w:pPr>
              <w:jc w:val="center"/>
              <w:rPr>
                <w:rFonts w:asciiTheme="majorHAnsi" w:hAnsiTheme="majorHAnsi"/>
              </w:rPr>
            </w:pPr>
            <w:r w:rsidRPr="00097215">
              <w:rPr>
                <w:rFonts w:asciiTheme="majorHAnsi" w:hAnsiTheme="majorHAnsi"/>
              </w:rPr>
              <w:t>Rédaction et documentation</w:t>
            </w:r>
          </w:p>
        </w:tc>
        <w:tc>
          <w:tcPr>
            <w:tcW w:w="1988" w:type="dxa"/>
            <w:vAlign w:val="center"/>
          </w:tcPr>
          <w:p w14:paraId="1087FDE5" w14:textId="6D3893C1"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8208" behindDoc="0" locked="0" layoutInCell="1" allowOverlap="1" wp14:anchorId="2E89362B" wp14:editId="6E0FA792">
                      <wp:simplePos x="0" y="0"/>
                      <wp:positionH relativeFrom="column">
                        <wp:posOffset>424180</wp:posOffset>
                      </wp:positionH>
                      <wp:positionV relativeFrom="paragraph">
                        <wp:posOffset>3175</wp:posOffset>
                      </wp:positionV>
                      <wp:extent cx="239395" cy="239395"/>
                      <wp:effectExtent l="0" t="0" r="27305" b="27305"/>
                      <wp:wrapNone/>
                      <wp:docPr id="63" name="Émoticône 6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E7631" id="Émoticône 63" o:spid="_x0000_s1026" type="#_x0000_t96" style="position:absolute;margin-left:33.4pt;margin-top:.25pt;width:18.85pt;height:18.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" fillcolor="white [3201]" strokecolor="#9bbb59 [3206]" strokeweight="2pt"/>
                  </w:pict>
                </mc:Fallback>
              </mc:AlternateContent>
            </w:r>
          </w:p>
        </w:tc>
        <w:tc>
          <w:tcPr>
            <w:tcW w:w="1997" w:type="dxa"/>
            <w:vAlign w:val="center"/>
          </w:tcPr>
          <w:p w14:paraId="4C23FA8E" w14:textId="4AFD2509"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9232" behindDoc="0" locked="0" layoutInCell="1" allowOverlap="1" wp14:anchorId="6C82B44A" wp14:editId="699C7E27">
                      <wp:simplePos x="0" y="0"/>
                      <wp:positionH relativeFrom="column">
                        <wp:posOffset>434975</wp:posOffset>
                      </wp:positionH>
                      <wp:positionV relativeFrom="paragraph">
                        <wp:posOffset>3810</wp:posOffset>
                      </wp:positionV>
                      <wp:extent cx="239395" cy="239395"/>
                      <wp:effectExtent l="0" t="0" r="27305" b="27305"/>
                      <wp:wrapNone/>
                      <wp:docPr id="448" name="Émoticône 4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ADEB8" id="Émoticône 448" o:spid="_x0000_s1026" type="#_x0000_t96" style="position:absolute;margin-left:34.25pt;margin-top:.3pt;width:18.85pt;height:18.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" fillcolor="white [3201]" strokecolor="#9bbb59 [3206]" strokeweight="2pt"/>
                  </w:pict>
                </mc:Fallback>
              </mc:AlternateContent>
            </w:r>
          </w:p>
        </w:tc>
        <w:tc>
          <w:tcPr>
            <w:tcW w:w="2010" w:type="dxa"/>
            <w:vAlign w:val="center"/>
          </w:tcPr>
          <w:p w14:paraId="1B4FF48D" w14:textId="54169B75"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80256" behindDoc="0" locked="0" layoutInCell="1" allowOverlap="1" wp14:anchorId="0256CA39" wp14:editId="33A09096">
                      <wp:simplePos x="0" y="0"/>
                      <wp:positionH relativeFrom="column">
                        <wp:posOffset>457200</wp:posOffset>
                      </wp:positionH>
                      <wp:positionV relativeFrom="paragraph">
                        <wp:posOffset>48260</wp:posOffset>
                      </wp:positionV>
                      <wp:extent cx="239395" cy="239395"/>
                      <wp:effectExtent l="0" t="0" r="27305" b="27305"/>
                      <wp:wrapNone/>
                      <wp:docPr id="449" name="Émoticône 4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4B98C" id="Émoticône 449" o:spid="_x0000_s1026" type="#_x0000_t96" style="position:absolute;margin-left:36pt;margin-top:3.8pt;width:18.85pt;height:18.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" fillcolor="white [3201]" strokecolor="#9bbb59 [3206]" strokeweight="2pt"/>
                  </w:pict>
                </mc:Fallback>
              </mc:AlternateContent>
            </w:r>
          </w:p>
        </w:tc>
      </w:tr>
    </w:tbl>
    <w:p w14:paraId="6C9BF238" w14:textId="2D9D17D4" w:rsidR="00EA4612" w:rsidRDefault="00EA4612" w:rsidP="00576984">
      <w:pPr>
        <w:rPr>
          <w:ins w:id="184" w:author="Microsoft Office User" w:date="2019-06-12T09:44:00Z"/>
          <w:rFonts w:asciiTheme="majorHAnsi" w:hAnsiTheme="majorHAnsi"/>
        </w:rPr>
      </w:pPr>
      <w:ins w:id="185" w:author="Microsoft Office User" w:date="2019-06-12T09:44:00Z">
        <w:r w:rsidRPr="00097215">
          <w:rPr>
            <w:rFonts w:asciiTheme="majorHAnsi" w:hAnsiTheme="majorHAnsi"/>
            <w:noProof/>
          </w:rPr>
          <mc:AlternateContent>
            <mc:Choice Requires="wps">
              <w:drawing>
                <wp:anchor distT="0" distB="0" distL="114300" distR="114300" simplePos="0" relativeHeight="251687424" behindDoc="0" locked="0" layoutInCell="1" allowOverlap="1" wp14:anchorId="083FA46A" wp14:editId="0A745767">
                  <wp:simplePos x="0" y="0"/>
                  <wp:positionH relativeFrom="margin">
                    <wp:posOffset>-63374</wp:posOffset>
                  </wp:positionH>
                  <wp:positionV relativeFrom="margin">
                    <wp:posOffset>4403631</wp:posOffset>
                  </wp:positionV>
                  <wp:extent cx="239395" cy="239395"/>
                  <wp:effectExtent l="12700" t="12700" r="14605" b="14605"/>
                  <wp:wrapSquare wrapText="bothSides"/>
                  <wp:docPr id="42"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txbx>
                          <w:txbxContent>
                            <w:p w14:paraId="5AC3A781" w14:textId="02EB4A89" w:rsidR="00EA4612" w:rsidRDefault="00EA4612" w:rsidP="00EA4612">
                              <w:pPr>
                                <w:jc w:val="center"/>
                                <w:pPrChange w:id="186" w:author="Microsoft Office User" w:date="2019-06-12T09:44:00Z">
                                  <w:pPr/>
                                </w:pPrChange>
                              </w:pPr>
                              <w:ins w:id="187" w:author="Microsoft Office User" w:date="2019-06-12T09:44:00Z">
                                <w:r>
                                  <w:t xml:space="preserve">         </w:t>
                                </w:r>
                                <w:r>
                                  <w:tab/>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3FA46A"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51" o:spid="_x0000_s1041" type="#_x0000_t96" style="position:absolute;margin-left:-5pt;margin-top:346.75pt;width:18.85pt;height:18.85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" fillcolor="white [3201]" strokecolor="#9bbb59 [3206]" strokeweight="2pt">
                  <v:textbox>
                    <w:txbxContent>
                      <w:p w14:paraId="5AC3A781" w14:textId="02EB4A89" w:rsidR="00EA4612" w:rsidRDefault="00EA4612" w:rsidP="00EA4612">
                        <w:pPr>
                          <w:jc w:val="center"/>
                          <w:pPrChange w:id="188" w:author="Microsoft Office User" w:date="2019-06-12T09:44:00Z">
                            <w:pPr/>
                          </w:pPrChange>
                        </w:pPr>
                        <w:ins w:id="189" w:author="Microsoft Office User" w:date="2019-06-12T09:44:00Z">
                          <w:r>
                            <w:t xml:space="preserve">         </w:t>
                          </w:r>
                          <w:r>
                            <w:tab/>
                          </w:r>
                        </w:ins>
                      </w:p>
                    </w:txbxContent>
                  </v:textbox>
                  <w10:wrap type="square" anchorx="margin" anchory="margin"/>
                </v:shape>
              </w:pict>
            </mc:Fallback>
          </mc:AlternateContent>
        </w:r>
      </w:ins>
    </w:p>
    <w:p w14:paraId="22E2DDE4" w14:textId="77777777" w:rsidR="00BE2407" w:rsidRDefault="00BE2407" w:rsidP="00576984">
      <w:pPr>
        <w:rPr>
          <w:ins w:id="190" w:author="Microsoft Office User" w:date="2019-06-12T09:54:00Z"/>
          <w:rFonts w:asciiTheme="majorHAnsi" w:hAnsiTheme="majorHAnsi"/>
        </w:rPr>
      </w:pPr>
      <w:ins w:id="191" w:author="Microsoft Office User" w:date="2019-06-12T09:53:00Z">
        <w:r w:rsidRPr="00097215">
          <w:rPr>
            <w:rFonts w:asciiTheme="majorHAnsi" w:hAnsiTheme="majorHAnsi"/>
            <w:noProof/>
          </w:rPr>
          <mc:AlternateContent>
            <mc:Choice Requires="wps">
              <w:drawing>
                <wp:anchor distT="0" distB="0" distL="114300" distR="114300" simplePos="0" relativeHeight="251689472" behindDoc="0" locked="0" layoutInCell="1" allowOverlap="1" wp14:anchorId="7BB23909" wp14:editId="10816730">
                  <wp:simplePos x="0" y="0"/>
                  <wp:positionH relativeFrom="margin">
                    <wp:posOffset>-70485</wp:posOffset>
                  </wp:positionH>
                  <wp:positionV relativeFrom="margin">
                    <wp:posOffset>4727023</wp:posOffset>
                  </wp:positionV>
                  <wp:extent cx="239395" cy="239395"/>
                  <wp:effectExtent l="12700" t="12700" r="14605" b="14605"/>
                  <wp:wrapSquare wrapText="bothSides"/>
                  <wp:docPr id="62"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txbx>
                          <w:txbxContent>
                            <w:p w14:paraId="6495BD8A" w14:textId="77777777" w:rsidR="00BE2407" w:rsidRDefault="00BE2407" w:rsidP="00BE2407">
                              <w:pPr>
                                <w:jc w:val="center"/>
                                <w:pPrChange w:id="192" w:author="Microsoft Office User" w:date="2019-06-12T09:44:00Z">
                                  <w:pPr/>
                                </w:pPrChange>
                              </w:pPr>
                              <w:ins w:id="193" w:author="Microsoft Office User" w:date="2019-06-12T09:44:00Z">
                                <w:r>
                                  <w:t xml:space="preserve">         </w:t>
                                </w:r>
                                <w:r>
                                  <w:tab/>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23909" id="_x0000_s1042" type="#_x0000_t96" style="position:absolute;margin-left:-5.55pt;margin-top:372.2pt;width:18.85pt;height:18.85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" fillcolor="white [3201]" strokecolor="#f79646 [3209]" strokeweight="2pt">
                  <v:textbox>
                    <w:txbxContent>
                      <w:p w14:paraId="6495BD8A" w14:textId="77777777" w:rsidR="00BE2407" w:rsidRDefault="00BE2407" w:rsidP="00BE2407">
                        <w:pPr>
                          <w:jc w:val="center"/>
                          <w:pPrChange w:id="194" w:author="Microsoft Office User" w:date="2019-06-12T09:44:00Z">
                            <w:pPr/>
                          </w:pPrChange>
                        </w:pPr>
                        <w:ins w:id="195" w:author="Microsoft Office User" w:date="2019-06-12T09:44:00Z">
                          <w:r>
                            <w:t xml:space="preserve">         </w:t>
                          </w:r>
                          <w:r>
                            <w:tab/>
                          </w:r>
                        </w:ins>
                      </w:p>
                    </w:txbxContent>
                  </v:textbox>
                  <w10:wrap type="square" anchorx="margin" anchory="margin"/>
                </v:shape>
              </w:pict>
            </mc:Fallback>
          </mc:AlternateContent>
        </w:r>
      </w:ins>
      <w:ins w:id="196" w:author="Microsoft Office User" w:date="2019-06-12T09:44:00Z">
        <w:r w:rsidR="00EA4612">
          <w:rPr>
            <w:rFonts w:asciiTheme="majorHAnsi" w:hAnsiTheme="majorHAnsi"/>
          </w:rPr>
          <w:t>Forte implication</w:t>
        </w:r>
      </w:ins>
    </w:p>
    <w:p w14:paraId="10D0E9D0" w14:textId="321A0313" w:rsidR="00EA4612" w:rsidRDefault="00BE2407" w:rsidP="00576984">
      <w:pPr>
        <w:rPr>
          <w:ins w:id="197" w:author="Microsoft Office User" w:date="2019-06-12T09:51:00Z"/>
          <w:rFonts w:asciiTheme="majorHAnsi" w:hAnsiTheme="majorHAnsi"/>
        </w:rPr>
      </w:pPr>
      <w:ins w:id="198" w:author="Microsoft Office User" w:date="2019-06-12T09:53:00Z">
        <w:r w:rsidRPr="00097215">
          <w:rPr>
            <w:rFonts w:asciiTheme="majorHAnsi" w:hAnsiTheme="majorHAnsi"/>
            <w:noProof/>
          </w:rPr>
          <mc:AlternateContent>
            <mc:Choice Requires="wps">
              <w:drawing>
                <wp:anchor distT="0" distB="0" distL="114300" distR="114300" simplePos="0" relativeHeight="251691520" behindDoc="0" locked="0" layoutInCell="1" allowOverlap="1" wp14:anchorId="18D99F13" wp14:editId="0C39EC35">
                  <wp:simplePos x="0" y="0"/>
                  <wp:positionH relativeFrom="margin">
                    <wp:posOffset>-69850</wp:posOffset>
                  </wp:positionH>
                  <wp:positionV relativeFrom="margin">
                    <wp:posOffset>5074285</wp:posOffset>
                  </wp:positionV>
                  <wp:extent cx="239395" cy="239395"/>
                  <wp:effectExtent l="12700" t="12700" r="14605" b="14605"/>
                  <wp:wrapSquare wrapText="bothSides"/>
                  <wp:docPr id="451"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2"/>
                          </a:lnRef>
                          <a:fillRef idx="1">
                            <a:schemeClr val="lt1"/>
                          </a:fillRef>
                          <a:effectRef idx="0">
                            <a:schemeClr val="accent2"/>
                          </a:effectRef>
                          <a:fontRef idx="minor">
                            <a:schemeClr val="dk1"/>
                          </a:fontRef>
                        </wps:style>
                        <wps:txbx>
                          <w:txbxContent>
                            <w:p w14:paraId="2B0098ED" w14:textId="77777777" w:rsidR="00BE2407" w:rsidRDefault="00BE2407" w:rsidP="00BE2407">
                              <w:pPr>
                                <w:jc w:val="center"/>
                                <w:pPrChange w:id="199" w:author="Microsoft Office User" w:date="2019-06-12T09:44:00Z">
                                  <w:pPr/>
                                </w:pPrChange>
                              </w:pPr>
                              <w:ins w:id="200" w:author="Microsoft Office User" w:date="2019-06-12T09:44:00Z">
                                <w:r>
                                  <w:t xml:space="preserve">         </w:t>
                                </w:r>
                                <w:r>
                                  <w:tab/>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99F13" id="_x0000_s1043" type="#_x0000_t96" style="position:absolute;margin-left:-5.5pt;margin-top:399.55pt;width:18.85pt;height:18.8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" fillcolor="white [3201]" strokecolor="#c0504d [3205]" strokeweight="2pt">
                  <v:textbox>
                    <w:txbxContent>
                      <w:p w14:paraId="2B0098ED" w14:textId="77777777" w:rsidR="00BE2407" w:rsidRDefault="00BE2407" w:rsidP="00BE2407">
                        <w:pPr>
                          <w:jc w:val="center"/>
                          <w:pPrChange w:id="201" w:author="Microsoft Office User" w:date="2019-06-12T09:44:00Z">
                            <w:pPr/>
                          </w:pPrChange>
                        </w:pPr>
                        <w:ins w:id="202" w:author="Microsoft Office User" w:date="2019-06-12T09:44:00Z">
                          <w:r>
                            <w:t xml:space="preserve">         </w:t>
                          </w:r>
                          <w:r>
                            <w:tab/>
                          </w:r>
                        </w:ins>
                      </w:p>
                    </w:txbxContent>
                  </v:textbox>
                  <w10:wrap type="square" anchorx="margin" anchory="margin"/>
                </v:shape>
              </w:pict>
            </mc:Fallback>
          </mc:AlternateContent>
        </w:r>
      </w:ins>
      <w:ins w:id="203" w:author="Microsoft Office User" w:date="2019-06-12T09:45:00Z">
        <w:r w:rsidR="00EA4612">
          <w:rPr>
            <w:rFonts w:asciiTheme="majorHAnsi" w:hAnsiTheme="majorHAnsi"/>
          </w:rPr>
          <w:t>Moyenne implication</w:t>
        </w:r>
      </w:ins>
    </w:p>
    <w:p w14:paraId="0C10BF17" w14:textId="4C354161" w:rsidR="00BE2407" w:rsidRDefault="00BE2407" w:rsidP="00576984">
      <w:pPr>
        <w:rPr>
          <w:ins w:id="204" w:author="Microsoft Office User" w:date="2019-06-12T09:45:00Z"/>
          <w:rFonts w:asciiTheme="majorHAnsi" w:hAnsiTheme="majorHAnsi"/>
        </w:rPr>
      </w:pPr>
      <w:ins w:id="205" w:author="Microsoft Office User" w:date="2019-06-12T09:51:00Z">
        <w:r>
          <w:rPr>
            <w:rFonts w:asciiTheme="majorHAnsi" w:hAnsiTheme="majorHAnsi"/>
          </w:rPr>
          <w:t>Aucune implication</w:t>
        </w:r>
      </w:ins>
    </w:p>
    <w:p w14:paraId="3126AFA3" w14:textId="16CA9852" w:rsidR="00EA4612" w:rsidRDefault="00EA4612" w:rsidP="00576984">
      <w:pPr>
        <w:rPr>
          <w:ins w:id="206" w:author="Microsoft Office User" w:date="2019-06-12T09:45:00Z"/>
          <w:rFonts w:asciiTheme="majorHAnsi" w:hAnsiTheme="majorHAnsi"/>
        </w:rPr>
      </w:pPr>
      <w:del w:id="207" w:author="Microsoft Office User" w:date="2019-06-12T09:54:00Z">
        <w:r w:rsidRPr="00097215" w:rsidDel="00BE2407">
          <w:rPr>
            <w:rFonts w:asciiTheme="majorHAnsi" w:hAnsiTheme="majorHAnsi"/>
            <w:noProof/>
          </w:rPr>
          <w:drawing>
            <wp:anchor distT="0" distB="0" distL="114300" distR="114300" simplePos="0" relativeHeight="251667968" behindDoc="0" locked="0" layoutInCell="1" allowOverlap="1" wp14:anchorId="6489850D" wp14:editId="754236FC">
              <wp:simplePos x="0" y="0"/>
              <wp:positionH relativeFrom="column">
                <wp:posOffset>-228210</wp:posOffset>
              </wp:positionH>
              <wp:positionV relativeFrom="paragraph">
                <wp:posOffset>205539</wp:posOffset>
              </wp:positionV>
              <wp:extent cx="2057400" cy="1371600"/>
              <wp:effectExtent l="0" t="0" r="0" b="0"/>
              <wp:wrapThrough wrapText="bothSides">
                <wp:wrapPolygon edited="0">
                  <wp:start x="0" y="0"/>
                  <wp:lineTo x="0" y="21300"/>
                  <wp:lineTo x="21400" y="21300"/>
                  <wp:lineTo x="21400"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057400" cy="1371600"/>
                      </a:xfrm>
                      <a:prstGeom prst="rect">
                        <a:avLst/>
                      </a:prstGeom>
                    </pic:spPr>
                  </pic:pic>
                </a:graphicData>
              </a:graphic>
              <wp14:sizeRelH relativeFrom="margin">
                <wp14:pctWidth>0</wp14:pctWidth>
              </wp14:sizeRelH>
              <wp14:sizeRelV relativeFrom="margin">
                <wp14:pctHeight>0</wp14:pctHeight>
              </wp14:sizeRelV>
            </wp:anchor>
          </w:drawing>
        </w:r>
      </w:del>
    </w:p>
    <w:p w14:paraId="35E471B6" w14:textId="77777777" w:rsidR="00EA4612" w:rsidRPr="00097215" w:rsidRDefault="00EA4612" w:rsidP="00576984">
      <w:pPr>
        <w:rPr>
          <w:rFonts w:asciiTheme="majorHAnsi" w:hAnsiTheme="majorHAnsi"/>
        </w:rPr>
      </w:pPr>
    </w:p>
    <w:p w14:paraId="77D9391E" w14:textId="1BF313A9" w:rsidR="0038168E" w:rsidRPr="00097215" w:rsidRDefault="0038168E" w:rsidP="00576984">
      <w:pPr>
        <w:rPr>
          <w:rFonts w:asciiTheme="majorHAnsi" w:hAnsiTheme="majorHAnsi"/>
        </w:rPr>
      </w:pPr>
    </w:p>
    <w:p w14:paraId="09A092EB" w14:textId="474CEDEA" w:rsidR="0038168E" w:rsidRPr="00097215" w:rsidRDefault="0038168E" w:rsidP="00576984">
      <w:pPr>
        <w:rPr>
          <w:rFonts w:asciiTheme="majorHAnsi" w:hAnsiTheme="majorHAnsi"/>
        </w:rPr>
      </w:pPr>
    </w:p>
    <w:p w14:paraId="04B8695E" w14:textId="2F19DB43" w:rsidR="00576984" w:rsidRPr="00097215" w:rsidRDefault="00576984" w:rsidP="00576984">
      <w:pPr>
        <w:rPr>
          <w:rFonts w:asciiTheme="majorHAnsi" w:hAnsiTheme="majorHAnsi"/>
        </w:rPr>
      </w:pPr>
    </w:p>
    <w:p w14:paraId="577060EA" w14:textId="0D42CA7A" w:rsidR="00292C45" w:rsidRPr="00097215" w:rsidRDefault="00292C45" w:rsidP="00576984">
      <w:pPr>
        <w:rPr>
          <w:rFonts w:asciiTheme="majorHAnsi" w:hAnsiTheme="majorHAnsi"/>
        </w:rPr>
      </w:pPr>
    </w:p>
    <w:p w14:paraId="565E5926" w14:textId="3593F4BC" w:rsidR="00292C45" w:rsidRDefault="00292C45" w:rsidP="00576984">
      <w:pPr>
        <w:rPr>
          <w:rFonts w:asciiTheme="majorHAnsi" w:hAnsiTheme="majorHAnsi"/>
        </w:rPr>
      </w:pPr>
    </w:p>
    <w:p w14:paraId="0820B00F" w14:textId="6721A64D" w:rsidR="00633A95" w:rsidRDefault="00633A95" w:rsidP="00576984">
      <w:pPr>
        <w:rPr>
          <w:rFonts w:asciiTheme="majorHAnsi" w:hAnsiTheme="majorHAnsi"/>
        </w:rPr>
      </w:pPr>
    </w:p>
    <w:p w14:paraId="10F5C080" w14:textId="72C19C67" w:rsidR="00633A95" w:rsidRDefault="00633A95" w:rsidP="00576984">
      <w:pPr>
        <w:rPr>
          <w:rFonts w:asciiTheme="majorHAnsi" w:hAnsiTheme="majorHAnsi"/>
        </w:rPr>
      </w:pPr>
    </w:p>
    <w:p w14:paraId="089A0DD6" w14:textId="2E3DC24A" w:rsidR="00633A95" w:rsidRDefault="00633A95" w:rsidP="00576984">
      <w:pPr>
        <w:rPr>
          <w:rFonts w:asciiTheme="majorHAnsi" w:hAnsiTheme="majorHAnsi"/>
        </w:rPr>
      </w:pPr>
    </w:p>
    <w:p w14:paraId="125358D1" w14:textId="01EA5D62" w:rsidR="00633A95" w:rsidRDefault="00633A95" w:rsidP="00576984">
      <w:pPr>
        <w:rPr>
          <w:rFonts w:asciiTheme="majorHAnsi" w:hAnsiTheme="majorHAnsi"/>
        </w:rPr>
      </w:pPr>
    </w:p>
    <w:p w14:paraId="170D37C5" w14:textId="77777777" w:rsidR="00CF4105" w:rsidRDefault="00CF4105" w:rsidP="00576984">
      <w:pPr>
        <w:rPr>
          <w:rFonts w:asciiTheme="majorHAnsi" w:hAnsiTheme="majorHAnsi"/>
        </w:rPr>
      </w:pPr>
    </w:p>
    <w:p w14:paraId="01D5CD8C" w14:textId="0294ABF6" w:rsidR="00633A95" w:rsidRDefault="00633A95" w:rsidP="00576984">
      <w:pPr>
        <w:rPr>
          <w:rFonts w:asciiTheme="majorHAnsi" w:hAnsiTheme="majorHAnsi"/>
        </w:rPr>
      </w:pPr>
    </w:p>
    <w:p w14:paraId="1C95BB62" w14:textId="64DD2257" w:rsidR="00633A95" w:rsidRDefault="00633A95" w:rsidP="00576984">
      <w:pPr>
        <w:rPr>
          <w:rFonts w:asciiTheme="majorHAnsi" w:hAnsiTheme="majorHAnsi"/>
        </w:rPr>
      </w:pPr>
    </w:p>
    <w:p w14:paraId="127B514E" w14:textId="77777777" w:rsidR="00633A95" w:rsidRPr="00097215" w:rsidRDefault="00633A95" w:rsidP="00576984">
      <w:pPr>
        <w:rPr>
          <w:rFonts w:asciiTheme="majorHAnsi" w:hAnsiTheme="majorHAnsi"/>
        </w:rPr>
      </w:pPr>
    </w:p>
    <w:p w14:paraId="37894C19" w14:textId="68E8C46A" w:rsidR="008F6277" w:rsidRPr="00097215" w:rsidRDefault="008F6277" w:rsidP="008147BD">
      <w:pPr>
        <w:pStyle w:val="Titre1"/>
        <w:numPr>
          <w:ilvl w:val="0"/>
          <w:numId w:val="1"/>
        </w:numPr>
        <w:jc w:val="both"/>
      </w:pPr>
      <w:bookmarkStart w:id="208" w:name="_Toc11178096"/>
      <w:r w:rsidRPr="00097215">
        <w:t>Conclusion</w:t>
      </w:r>
      <w:bookmarkEnd w:id="208"/>
    </w:p>
    <w:p w14:paraId="40359A8D" w14:textId="26F47E95" w:rsidR="0041379A" w:rsidRDefault="0041379A" w:rsidP="0062773D">
      <w:pPr>
        <w:rPr>
          <w:rFonts w:asciiTheme="majorHAnsi" w:hAnsiTheme="majorHAnsi"/>
        </w:rPr>
      </w:pPr>
    </w:p>
    <w:p w14:paraId="4EB4B8F2" w14:textId="062BB8EB" w:rsidR="0041379A" w:rsidRDefault="002559F3" w:rsidP="0062773D">
      <w:pPr>
        <w:rPr>
          <w:rFonts w:asciiTheme="majorHAnsi" w:hAnsiTheme="majorHAnsi"/>
        </w:rPr>
      </w:pPr>
      <w:r>
        <w:rPr>
          <w:rFonts w:asciiTheme="majorHAnsi" w:hAnsiTheme="majorHAnsi"/>
        </w:rPr>
        <w:t>Durant la phase d’implémentation nous avons rencontré des problèmes matériels qui nous ont demandés un certain temps pour être résolus :</w:t>
      </w:r>
    </w:p>
    <w:p w14:paraId="6021B3B7" w14:textId="2EF16127" w:rsidR="002559F3" w:rsidRDefault="002559F3" w:rsidP="002559F3">
      <w:pPr>
        <w:pStyle w:val="Paragraphedeliste"/>
        <w:numPr>
          <w:ilvl w:val="0"/>
          <w:numId w:val="28"/>
        </w:numPr>
        <w:rPr>
          <w:rFonts w:asciiTheme="majorHAnsi" w:hAnsiTheme="majorHAnsi"/>
        </w:rPr>
      </w:pPr>
      <w:r>
        <w:rPr>
          <w:rFonts w:asciiTheme="majorHAnsi" w:hAnsiTheme="majorHAnsi"/>
        </w:rPr>
        <w:t>Débogage nécessaire pour la carte Arduino qui ne support</w:t>
      </w:r>
      <w:r w:rsidR="006A1DBB">
        <w:rPr>
          <w:rFonts w:asciiTheme="majorHAnsi" w:hAnsiTheme="majorHAnsi"/>
        </w:rPr>
        <w:t xml:space="preserve">e </w:t>
      </w:r>
      <w:r>
        <w:rPr>
          <w:rFonts w:asciiTheme="majorHAnsi" w:hAnsiTheme="majorHAnsi"/>
        </w:rPr>
        <w:t>pas la boucle de non interruption.</w:t>
      </w:r>
    </w:p>
    <w:p w14:paraId="5E3D0061" w14:textId="77777777" w:rsidR="00A73C55" w:rsidRDefault="002559F3" w:rsidP="00294EEB">
      <w:pPr>
        <w:pStyle w:val="Paragraphedeliste"/>
        <w:numPr>
          <w:ilvl w:val="0"/>
          <w:numId w:val="28"/>
        </w:numPr>
        <w:rPr>
          <w:rFonts w:asciiTheme="majorHAnsi" w:hAnsiTheme="majorHAnsi"/>
        </w:rPr>
      </w:pPr>
      <w:r>
        <w:rPr>
          <w:rFonts w:asciiTheme="majorHAnsi" w:hAnsiTheme="majorHAnsi"/>
        </w:rPr>
        <w:t>Distinction entre les pin</w:t>
      </w:r>
      <w:r w:rsidR="00294EEB">
        <w:rPr>
          <w:rFonts w:asciiTheme="majorHAnsi" w:hAnsiTheme="majorHAnsi"/>
        </w:rPr>
        <w:t>s</w:t>
      </w:r>
      <w:r>
        <w:rPr>
          <w:rFonts w:asciiTheme="majorHAnsi" w:hAnsiTheme="majorHAnsi"/>
        </w:rPr>
        <w:t xml:space="preserve"> </w:t>
      </w:r>
      <w:r w:rsidR="00294EEB">
        <w:rPr>
          <w:rFonts w:asciiTheme="majorHAnsi" w:hAnsiTheme="majorHAnsi"/>
        </w:rPr>
        <w:t xml:space="preserve">PWM </w:t>
      </w:r>
      <w:r w:rsidR="00294EEB">
        <w:t xml:space="preserve">(Pulse </w:t>
      </w:r>
      <w:proofErr w:type="spellStart"/>
      <w:r w:rsidR="00294EEB">
        <w:t>Width</w:t>
      </w:r>
      <w:proofErr w:type="spellEnd"/>
      <w:r w:rsidR="00294EEB">
        <w:t xml:space="preserve"> Modulation</w:t>
      </w:r>
      <w:r w:rsidR="00294EEB">
        <w:rPr>
          <w:rFonts w:asciiTheme="majorHAnsi" w:hAnsiTheme="majorHAnsi"/>
        </w:rPr>
        <w:t>)et normaux sur la carte Arduino</w:t>
      </w:r>
    </w:p>
    <w:p w14:paraId="6C39F755" w14:textId="77777777" w:rsidR="00BC7A8F" w:rsidRDefault="00A73C55" w:rsidP="00294EEB">
      <w:pPr>
        <w:pStyle w:val="Paragraphedeliste"/>
        <w:numPr>
          <w:ilvl w:val="0"/>
          <w:numId w:val="28"/>
        </w:numPr>
        <w:rPr>
          <w:rFonts w:asciiTheme="majorHAnsi" w:hAnsiTheme="majorHAnsi"/>
        </w:rPr>
      </w:pPr>
      <w:r>
        <w:rPr>
          <w:rFonts w:asciiTheme="majorHAnsi" w:hAnsiTheme="majorHAnsi"/>
        </w:rPr>
        <w:t>Connexion par port USB défaillante par moment</w:t>
      </w:r>
    </w:p>
    <w:p w14:paraId="5F31CA02" w14:textId="39AAB8E3" w:rsidR="002559F3" w:rsidRPr="00BC7A8F" w:rsidRDefault="00294EEB" w:rsidP="00BC7A8F">
      <w:pPr>
        <w:rPr>
          <w:rFonts w:asciiTheme="majorHAnsi" w:hAnsiTheme="majorHAnsi"/>
        </w:rPr>
      </w:pPr>
      <w:r w:rsidRPr="00BC7A8F">
        <w:rPr>
          <w:rFonts w:asciiTheme="majorHAnsi" w:hAnsiTheme="majorHAnsi"/>
        </w:rPr>
        <w:br/>
      </w:r>
      <w:r w:rsidR="0025167E">
        <w:rPr>
          <w:rFonts w:asciiTheme="majorHAnsi" w:hAnsiTheme="majorHAnsi"/>
        </w:rPr>
        <w:t>//// conclure</w:t>
      </w:r>
    </w:p>
    <w:p w14:paraId="251701D4" w14:textId="7EADFA0E" w:rsidR="0062112C" w:rsidRDefault="0062112C" w:rsidP="0062773D">
      <w:pPr>
        <w:rPr>
          <w:rFonts w:asciiTheme="majorHAnsi" w:hAnsiTheme="majorHAnsi"/>
        </w:rPr>
      </w:pPr>
    </w:p>
    <w:p w14:paraId="735ED555" w14:textId="182B0D9A" w:rsidR="0062112C" w:rsidRDefault="0062112C" w:rsidP="0062773D">
      <w:pPr>
        <w:rPr>
          <w:rFonts w:asciiTheme="majorHAnsi" w:hAnsiTheme="majorHAnsi"/>
        </w:rPr>
      </w:pPr>
    </w:p>
    <w:p w14:paraId="46B579D4" w14:textId="3B0F8C4A" w:rsidR="0062112C" w:rsidRDefault="0062112C" w:rsidP="0062773D">
      <w:pPr>
        <w:rPr>
          <w:rFonts w:asciiTheme="majorHAnsi" w:hAnsiTheme="majorHAnsi"/>
        </w:rPr>
      </w:pPr>
    </w:p>
    <w:p w14:paraId="5E85B74A" w14:textId="4AD58BDE" w:rsidR="0062112C" w:rsidRDefault="0062112C" w:rsidP="0062773D">
      <w:pPr>
        <w:rPr>
          <w:rFonts w:asciiTheme="majorHAnsi" w:hAnsiTheme="majorHAnsi"/>
        </w:rPr>
      </w:pPr>
    </w:p>
    <w:p w14:paraId="7D639265" w14:textId="6FF42938" w:rsidR="0062112C" w:rsidRDefault="0062112C" w:rsidP="0062773D">
      <w:pPr>
        <w:rPr>
          <w:rFonts w:asciiTheme="majorHAnsi" w:hAnsiTheme="majorHAnsi"/>
        </w:rPr>
      </w:pPr>
    </w:p>
    <w:p w14:paraId="04DE455B" w14:textId="5E1758D9" w:rsidR="0062112C" w:rsidRDefault="0062112C" w:rsidP="0062773D">
      <w:pPr>
        <w:rPr>
          <w:rFonts w:asciiTheme="majorHAnsi" w:hAnsiTheme="majorHAnsi"/>
        </w:rPr>
      </w:pPr>
    </w:p>
    <w:p w14:paraId="40B85DCA" w14:textId="7BF2E9DE" w:rsidR="0062112C" w:rsidRDefault="0062112C" w:rsidP="0062773D">
      <w:pPr>
        <w:rPr>
          <w:rFonts w:asciiTheme="majorHAnsi" w:hAnsiTheme="majorHAnsi"/>
        </w:rPr>
      </w:pPr>
    </w:p>
    <w:p w14:paraId="3102E189" w14:textId="56931039" w:rsidR="0062112C" w:rsidRDefault="0062112C" w:rsidP="0062773D">
      <w:pPr>
        <w:rPr>
          <w:rFonts w:asciiTheme="majorHAnsi" w:hAnsiTheme="majorHAnsi"/>
        </w:rPr>
      </w:pPr>
    </w:p>
    <w:p w14:paraId="62E2312C" w14:textId="1A85565A" w:rsidR="0062112C" w:rsidRDefault="0062112C" w:rsidP="0062773D">
      <w:pPr>
        <w:rPr>
          <w:rFonts w:asciiTheme="majorHAnsi" w:hAnsiTheme="majorHAnsi"/>
        </w:rPr>
      </w:pPr>
    </w:p>
    <w:p w14:paraId="084E8DB8" w14:textId="489F8936" w:rsidR="0062112C" w:rsidRDefault="0062112C" w:rsidP="0062773D">
      <w:pPr>
        <w:rPr>
          <w:rFonts w:asciiTheme="majorHAnsi" w:hAnsiTheme="majorHAnsi"/>
        </w:rPr>
      </w:pPr>
    </w:p>
    <w:p w14:paraId="2B5FAD64" w14:textId="108BA7D4" w:rsidR="0062112C" w:rsidRDefault="0062112C" w:rsidP="0062773D">
      <w:pPr>
        <w:rPr>
          <w:rFonts w:asciiTheme="majorHAnsi" w:hAnsiTheme="majorHAnsi"/>
        </w:rPr>
      </w:pPr>
    </w:p>
    <w:p w14:paraId="58B222F7" w14:textId="618B848F" w:rsidR="0062112C" w:rsidRDefault="0062112C" w:rsidP="0062773D">
      <w:pPr>
        <w:rPr>
          <w:rFonts w:asciiTheme="majorHAnsi" w:hAnsiTheme="majorHAnsi"/>
        </w:rPr>
      </w:pPr>
    </w:p>
    <w:p w14:paraId="4069478D" w14:textId="143C6662" w:rsidR="00633A95" w:rsidRDefault="00633A95" w:rsidP="0062773D">
      <w:pPr>
        <w:rPr>
          <w:rFonts w:asciiTheme="majorHAnsi" w:hAnsiTheme="majorHAnsi"/>
        </w:rPr>
      </w:pPr>
    </w:p>
    <w:p w14:paraId="6C30798B" w14:textId="1AB3AF54" w:rsidR="00633A95" w:rsidRDefault="00633A95" w:rsidP="0062773D">
      <w:pPr>
        <w:rPr>
          <w:rFonts w:asciiTheme="majorHAnsi" w:hAnsiTheme="majorHAnsi"/>
        </w:rPr>
      </w:pPr>
    </w:p>
    <w:p w14:paraId="7A59D74B" w14:textId="63A557C6" w:rsidR="00633A95" w:rsidRDefault="00633A95" w:rsidP="0062773D">
      <w:pPr>
        <w:rPr>
          <w:rFonts w:asciiTheme="majorHAnsi" w:hAnsiTheme="majorHAnsi"/>
        </w:rPr>
      </w:pPr>
    </w:p>
    <w:p w14:paraId="592526C3" w14:textId="014CECE5" w:rsidR="00633A95" w:rsidRDefault="00633A95" w:rsidP="0062773D">
      <w:pPr>
        <w:rPr>
          <w:rFonts w:asciiTheme="majorHAnsi" w:hAnsiTheme="majorHAnsi"/>
        </w:rPr>
      </w:pPr>
    </w:p>
    <w:p w14:paraId="7F28CFCD" w14:textId="5BB8D7AB" w:rsidR="00633A95" w:rsidRDefault="00633A95" w:rsidP="0062773D">
      <w:pPr>
        <w:rPr>
          <w:rFonts w:asciiTheme="majorHAnsi" w:hAnsiTheme="majorHAnsi"/>
        </w:rPr>
      </w:pPr>
    </w:p>
    <w:p w14:paraId="5D36AB96" w14:textId="15618BFC" w:rsidR="00633A95" w:rsidRDefault="00633A95" w:rsidP="0062773D">
      <w:pPr>
        <w:rPr>
          <w:rFonts w:asciiTheme="majorHAnsi" w:hAnsiTheme="majorHAnsi"/>
        </w:rPr>
      </w:pPr>
    </w:p>
    <w:p w14:paraId="5A440B00" w14:textId="77777777" w:rsidR="00633A95" w:rsidRPr="00097215" w:rsidRDefault="00633A95" w:rsidP="0062773D">
      <w:pPr>
        <w:rPr>
          <w:rFonts w:asciiTheme="majorHAnsi" w:hAnsiTheme="majorHAnsi"/>
        </w:rPr>
      </w:pPr>
    </w:p>
    <w:p w14:paraId="46733A21" w14:textId="6511AD2C" w:rsidR="0041379A" w:rsidRPr="00097215" w:rsidRDefault="0041379A" w:rsidP="0062773D">
      <w:pPr>
        <w:rPr>
          <w:rFonts w:asciiTheme="majorHAnsi" w:hAnsiTheme="majorHAnsi"/>
        </w:rPr>
      </w:pPr>
    </w:p>
    <w:p w14:paraId="722D6100" w14:textId="77777777" w:rsidR="00563FB1" w:rsidRPr="00097215" w:rsidRDefault="00563FB1" w:rsidP="0062773D">
      <w:pPr>
        <w:rPr>
          <w:rFonts w:asciiTheme="majorHAnsi" w:hAnsiTheme="majorHAnsi"/>
        </w:rPr>
      </w:pPr>
    </w:p>
    <w:p w14:paraId="4DAF1049" w14:textId="354EF51D" w:rsidR="008F6277" w:rsidRPr="00097215" w:rsidRDefault="008F6277" w:rsidP="008147BD">
      <w:pPr>
        <w:pStyle w:val="Titre1"/>
        <w:numPr>
          <w:ilvl w:val="0"/>
          <w:numId w:val="1"/>
        </w:numPr>
        <w:jc w:val="both"/>
      </w:pPr>
      <w:bookmarkStart w:id="209" w:name="_Toc11178097"/>
      <w:r w:rsidRPr="00097215">
        <w:t>Perspectives et réflexions</w:t>
      </w:r>
      <w:bookmarkEnd w:id="209"/>
    </w:p>
    <w:p w14:paraId="028FB488" w14:textId="52CB00D3" w:rsidR="008F6277" w:rsidRPr="00097215" w:rsidRDefault="008F6277" w:rsidP="008147BD">
      <w:pPr>
        <w:jc w:val="both"/>
        <w:rPr>
          <w:rFonts w:asciiTheme="majorHAnsi" w:hAnsiTheme="majorHAnsi"/>
        </w:rPr>
      </w:pPr>
    </w:p>
    <w:p w14:paraId="50EB7797" w14:textId="3F97997E" w:rsidR="00D9551D" w:rsidRPr="00097215" w:rsidRDefault="00D9551D" w:rsidP="00D9551D">
      <w:pPr>
        <w:pStyle w:val="Titre2"/>
        <w:numPr>
          <w:ilvl w:val="0"/>
          <w:numId w:val="17"/>
        </w:numPr>
      </w:pPr>
      <w:bookmarkStart w:id="210" w:name="_Toc11178098"/>
      <w:r w:rsidRPr="00097215">
        <w:t>Réflexions</w:t>
      </w:r>
      <w:bookmarkEnd w:id="210"/>
      <w:r w:rsidR="0025731F" w:rsidRPr="00097215">
        <w:br/>
      </w:r>
    </w:p>
    <w:p w14:paraId="51B95C85" w14:textId="647A1DA9" w:rsidR="005F25DD" w:rsidRPr="00097215" w:rsidRDefault="005F25DD" w:rsidP="008147BD">
      <w:pPr>
        <w:jc w:val="both"/>
        <w:rPr>
          <w:rFonts w:asciiTheme="majorHAnsi" w:hAnsiTheme="majorHAnsi"/>
        </w:rPr>
      </w:pPr>
      <w:r w:rsidRPr="00097215">
        <w:rPr>
          <w:rFonts w:asciiTheme="majorHAnsi" w:hAnsiTheme="majorHAnsi"/>
        </w:rPr>
        <w:t>Dans ce projet, nous avons commencé à aborder la notion de</w:t>
      </w:r>
      <w:r w:rsidR="0041379A" w:rsidRPr="00097215">
        <w:rPr>
          <w:rFonts w:asciiTheme="majorHAnsi" w:hAnsiTheme="majorHAnsi"/>
        </w:rPr>
        <w:t xml:space="preserve"> cartographie</w:t>
      </w:r>
      <w:r w:rsidRPr="00097215">
        <w:rPr>
          <w:rFonts w:asciiTheme="majorHAnsi" w:hAnsiTheme="majorHAnsi"/>
        </w:rPr>
        <w:t xml:space="preserve"> et de</w:t>
      </w:r>
      <w:r w:rsidR="0041379A" w:rsidRPr="00097215">
        <w:rPr>
          <w:rFonts w:asciiTheme="majorHAnsi" w:hAnsiTheme="majorHAnsi"/>
        </w:rPr>
        <w:t xml:space="preserve"> localisation</w:t>
      </w:r>
      <w:r w:rsidRPr="00097215">
        <w:rPr>
          <w:rFonts w:asciiTheme="majorHAnsi" w:hAnsiTheme="majorHAnsi"/>
        </w:rPr>
        <w:t xml:space="preserve"> simultanée. Une notion assez complexe que nous n’avons pas eu le temps d’implémenter sur notre robot mais que nous </w:t>
      </w:r>
      <w:r w:rsidR="005D3591" w:rsidRPr="00097215">
        <w:rPr>
          <w:rFonts w:asciiTheme="majorHAnsi" w:hAnsiTheme="majorHAnsi"/>
        </w:rPr>
        <w:t>simulons</w:t>
      </w:r>
      <w:r w:rsidRPr="00097215">
        <w:rPr>
          <w:rFonts w:asciiTheme="majorHAnsi" w:hAnsiTheme="majorHAnsi"/>
        </w:rPr>
        <w:t xml:space="preserve"> sous Matlab comme vous allez le découvrir plus bas. </w:t>
      </w:r>
    </w:p>
    <w:p w14:paraId="3DE4DDB6" w14:textId="294F004F" w:rsidR="00172DB4" w:rsidRPr="00097215" w:rsidRDefault="005F25DD" w:rsidP="00D9551D">
      <w:pPr>
        <w:pStyle w:val="Titre3"/>
        <w:ind w:firstLine="708"/>
      </w:pPr>
      <w:bookmarkStart w:id="211" w:name="_Toc11178099"/>
      <w:r w:rsidRPr="00097215">
        <w:t>Principe d’odométrie</w:t>
      </w:r>
      <w:r w:rsidR="00172DB4" w:rsidRPr="00097215">
        <w:t xml:space="preserve">, </w:t>
      </w:r>
      <w:r w:rsidR="00C5260D" w:rsidRPr="00097215">
        <w:t xml:space="preserve">Filtre de </w:t>
      </w:r>
      <w:proofErr w:type="spellStart"/>
      <w:r w:rsidR="00C5260D" w:rsidRPr="00097215">
        <w:t>Kalman</w:t>
      </w:r>
      <w:proofErr w:type="spellEnd"/>
      <w:r w:rsidR="00172DB4" w:rsidRPr="00097215">
        <w:t xml:space="preserve"> et algorithme de SLAM</w:t>
      </w:r>
      <w:bookmarkEnd w:id="211"/>
    </w:p>
    <w:p w14:paraId="2CA3ABD5" w14:textId="1C6F6445" w:rsidR="005F25DD" w:rsidRPr="00097215" w:rsidRDefault="00452F57" w:rsidP="005F25DD">
      <w:pPr>
        <w:rPr>
          <w:rFonts w:asciiTheme="majorHAnsi" w:hAnsiTheme="majorHAnsi"/>
        </w:rPr>
      </w:pPr>
      <w:r w:rsidRPr="00097215">
        <w:rPr>
          <w:rFonts w:asciiTheme="majorHAnsi" w:hAnsiTheme="majorHAnsi"/>
        </w:rPr>
        <w:br/>
      </w:r>
      <w:r w:rsidR="00274E47" w:rsidRPr="00097215">
        <w:rPr>
          <w:rFonts w:asciiTheme="majorHAnsi" w:hAnsiTheme="majorHAnsi"/>
        </w:rPr>
        <w:t>SLAM (</w:t>
      </w:r>
      <w:proofErr w:type="spellStart"/>
      <w:r w:rsidR="00274E47" w:rsidRPr="00097215">
        <w:rPr>
          <w:rFonts w:asciiTheme="majorHAnsi" w:hAnsiTheme="majorHAnsi"/>
        </w:rPr>
        <w:t>Simultaneous</w:t>
      </w:r>
      <w:proofErr w:type="spellEnd"/>
      <w:r w:rsidR="00274E47" w:rsidRPr="00097215">
        <w:rPr>
          <w:rFonts w:asciiTheme="majorHAnsi" w:hAnsiTheme="majorHAnsi"/>
        </w:rPr>
        <w:t xml:space="preserve"> </w:t>
      </w:r>
      <w:proofErr w:type="spellStart"/>
      <w:r w:rsidR="00274E47" w:rsidRPr="00097215">
        <w:rPr>
          <w:rFonts w:asciiTheme="majorHAnsi" w:hAnsiTheme="majorHAnsi"/>
        </w:rPr>
        <w:t>Localization</w:t>
      </w:r>
      <w:proofErr w:type="spellEnd"/>
      <w:r w:rsidR="00274E47" w:rsidRPr="00097215">
        <w:rPr>
          <w:rFonts w:asciiTheme="majorHAnsi" w:hAnsiTheme="majorHAnsi"/>
        </w:rPr>
        <w:t xml:space="preserve"> and </w:t>
      </w:r>
      <w:proofErr w:type="spellStart"/>
      <w:r w:rsidR="00274E47" w:rsidRPr="00097215">
        <w:rPr>
          <w:rFonts w:asciiTheme="majorHAnsi" w:hAnsiTheme="majorHAnsi"/>
        </w:rPr>
        <w:t>Mapping</w:t>
      </w:r>
      <w:proofErr w:type="spellEnd"/>
      <w:r w:rsidR="00274E47" w:rsidRPr="00097215">
        <w:rPr>
          <w:rFonts w:asciiTheme="majorHAnsi" w:hAnsiTheme="majorHAnsi"/>
        </w:rPr>
        <w:t xml:space="preserve">) </w:t>
      </w:r>
      <w:r w:rsidRPr="00097215">
        <w:rPr>
          <w:rFonts w:asciiTheme="majorHAnsi" w:hAnsiTheme="majorHAnsi"/>
        </w:rPr>
        <w:t>permet</w:t>
      </w:r>
      <w:r w:rsidR="00274E47" w:rsidRPr="00097215">
        <w:rPr>
          <w:rFonts w:asciiTheme="majorHAnsi" w:hAnsiTheme="majorHAnsi"/>
        </w:rPr>
        <w:t>, comme son nom l’indique,</w:t>
      </w:r>
      <w:r w:rsidRPr="00097215">
        <w:rPr>
          <w:rFonts w:asciiTheme="majorHAnsi" w:hAnsiTheme="majorHAnsi"/>
        </w:rPr>
        <w:t xml:space="preserve"> de construire une carte de l’environnement du robot et d’estimer en permanence la position de celui-ci au sein de la carte</w:t>
      </w:r>
      <w:r w:rsidR="005D3591" w:rsidRPr="00097215">
        <w:rPr>
          <w:rFonts w:asciiTheme="majorHAnsi" w:hAnsiTheme="majorHAnsi"/>
        </w:rPr>
        <w:t>.</w:t>
      </w:r>
    </w:p>
    <w:p w14:paraId="78666D73" w14:textId="0D6C4FB2" w:rsidR="00274E47" w:rsidRPr="00097215" w:rsidRDefault="00274E47" w:rsidP="005F25DD">
      <w:pPr>
        <w:rPr>
          <w:rFonts w:asciiTheme="majorHAnsi" w:hAnsiTheme="majorHAnsi"/>
        </w:rPr>
      </w:pPr>
      <w:r w:rsidRPr="00097215">
        <w:rPr>
          <w:rFonts w:asciiTheme="majorHAnsi" w:hAnsiTheme="majorHAnsi"/>
        </w:rPr>
        <w:t xml:space="preserve">Pour cela l’algorithme </w:t>
      </w:r>
      <w:r w:rsidR="00192231" w:rsidRPr="00097215">
        <w:rPr>
          <w:rFonts w:asciiTheme="majorHAnsi" w:hAnsiTheme="majorHAnsi"/>
        </w:rPr>
        <w:t>de SLAM doit avoir les informations suivantes</w:t>
      </w:r>
      <w:r w:rsidRPr="00097215">
        <w:rPr>
          <w:rFonts w:asciiTheme="majorHAnsi" w:hAnsiTheme="majorHAnsi"/>
        </w:rPr>
        <w:t> :</w:t>
      </w:r>
    </w:p>
    <w:p w14:paraId="60DE9B3B" w14:textId="6643E3D6" w:rsidR="00274E47" w:rsidRPr="00097215" w:rsidRDefault="00274E47" w:rsidP="00274E47">
      <w:pPr>
        <w:pStyle w:val="Paragraphedeliste"/>
        <w:numPr>
          <w:ilvl w:val="0"/>
          <w:numId w:val="14"/>
        </w:numPr>
        <w:rPr>
          <w:rFonts w:asciiTheme="majorHAnsi" w:hAnsiTheme="majorHAnsi"/>
        </w:rPr>
      </w:pPr>
      <w:r w:rsidRPr="00097215">
        <w:rPr>
          <w:rFonts w:asciiTheme="majorHAnsi" w:hAnsiTheme="majorHAnsi"/>
        </w:rPr>
        <w:t>L’odométrie</w:t>
      </w:r>
    </w:p>
    <w:p w14:paraId="558886C5" w14:textId="41FF90AC" w:rsidR="00192231" w:rsidRPr="00097215" w:rsidRDefault="00192231" w:rsidP="00274E47">
      <w:pPr>
        <w:pStyle w:val="Paragraphedeliste"/>
        <w:numPr>
          <w:ilvl w:val="0"/>
          <w:numId w:val="14"/>
        </w:numPr>
        <w:rPr>
          <w:rFonts w:asciiTheme="majorHAnsi" w:hAnsiTheme="majorHAnsi"/>
        </w:rPr>
      </w:pPr>
      <w:r w:rsidRPr="00097215">
        <w:rPr>
          <w:rFonts w:asciiTheme="majorHAnsi" w:hAnsiTheme="majorHAnsi"/>
        </w:rPr>
        <w:t>Des repères</w:t>
      </w:r>
    </w:p>
    <w:p w14:paraId="23076FC2" w14:textId="589A97F2" w:rsidR="00192231" w:rsidRPr="00097215" w:rsidRDefault="00192231" w:rsidP="00192231">
      <w:pPr>
        <w:rPr>
          <w:rFonts w:asciiTheme="majorHAnsi" w:hAnsiTheme="majorHAnsi"/>
        </w:rPr>
      </w:pPr>
      <w:r w:rsidRPr="00097215">
        <w:rPr>
          <w:rFonts w:asciiTheme="majorHAnsi" w:hAnsiTheme="majorHAnsi"/>
        </w:rPr>
        <w:t>L’odométrie c’est l’estimation de la distance que le robot a parcourue, en mesurant le nombre de tour</w:t>
      </w:r>
      <w:r w:rsidR="00460252">
        <w:rPr>
          <w:rFonts w:asciiTheme="majorHAnsi" w:hAnsiTheme="majorHAnsi"/>
        </w:rPr>
        <w:t>s</w:t>
      </w:r>
      <w:r w:rsidRPr="00097215">
        <w:rPr>
          <w:rFonts w:asciiTheme="majorHAnsi" w:hAnsiTheme="majorHAnsi"/>
        </w:rPr>
        <w:t xml:space="preserve"> effectué</w:t>
      </w:r>
      <w:r w:rsidR="00460252">
        <w:rPr>
          <w:rFonts w:asciiTheme="majorHAnsi" w:hAnsiTheme="majorHAnsi"/>
        </w:rPr>
        <w:t>s</w:t>
      </w:r>
      <w:r w:rsidRPr="00097215">
        <w:rPr>
          <w:rFonts w:asciiTheme="majorHAnsi" w:hAnsiTheme="majorHAnsi"/>
        </w:rPr>
        <w:t xml:space="preserve"> par chacune de ses roues par exemple.</w:t>
      </w:r>
    </w:p>
    <w:p w14:paraId="703FA455" w14:textId="31832A8E" w:rsidR="00192231" w:rsidRPr="00097215" w:rsidRDefault="00192231" w:rsidP="00192231">
      <w:pPr>
        <w:rPr>
          <w:rFonts w:asciiTheme="majorHAnsi" w:hAnsiTheme="majorHAnsi"/>
        </w:rPr>
      </w:pPr>
      <w:r w:rsidRPr="00097215">
        <w:rPr>
          <w:rFonts w:asciiTheme="majorHAnsi" w:hAnsiTheme="majorHAnsi"/>
        </w:rPr>
        <w:t>Avec ces informations nous sommes aptes à définir la trajectoire du robot et les emplacements des repères simultanément sur une carte.</w:t>
      </w:r>
    </w:p>
    <w:p w14:paraId="5B53A403" w14:textId="721F154A" w:rsidR="00274E47" w:rsidRPr="00097215" w:rsidRDefault="006542D8" w:rsidP="006542D8">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Problèmes :</w:t>
      </w:r>
      <w:r w:rsidRPr="00097215">
        <w:rPr>
          <w:rFonts w:eastAsiaTheme="minorEastAsia" w:cs="Times New Roman"/>
          <w:color w:val="5A5A5A" w:themeColor="text1" w:themeTint="A5"/>
          <w:spacing w:val="15"/>
          <w:lang w:eastAsia="fr-FR"/>
        </w:rPr>
        <w:br/>
      </w:r>
    </w:p>
    <w:p w14:paraId="0D621C65" w14:textId="0B2C8AEB" w:rsidR="00DC4909" w:rsidRPr="00097215" w:rsidRDefault="00DC4909" w:rsidP="00DC4909">
      <w:pPr>
        <w:pStyle w:val="Paragraphedeliste"/>
        <w:numPr>
          <w:ilvl w:val="0"/>
          <w:numId w:val="16"/>
        </w:numPr>
        <w:rPr>
          <w:rFonts w:asciiTheme="majorHAnsi" w:hAnsiTheme="majorHAnsi"/>
        </w:rPr>
      </w:pPr>
      <w:r w:rsidRPr="00097215">
        <w:rPr>
          <w:rFonts w:asciiTheme="majorHAnsi" w:hAnsiTheme="majorHAnsi"/>
        </w:rPr>
        <w:t>L’environnement réel est sujet à des perturbations :</w:t>
      </w:r>
    </w:p>
    <w:p w14:paraId="70FA14AA" w14:textId="713E0974"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Sols glissants</w:t>
      </w:r>
    </w:p>
    <w:p w14:paraId="73FDA40B" w14:textId="042DB576"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Matériaux des obstacles</w:t>
      </w:r>
    </w:p>
    <w:p w14:paraId="68971F38" w14:textId="7967432B" w:rsidR="00DC4909"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Qualité des capteurs</w:t>
      </w:r>
    </w:p>
    <w:p w14:paraId="0988BCC3" w14:textId="29C8BB50" w:rsidR="002E1750"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Erreurs de perceptions</w:t>
      </w:r>
    </w:p>
    <w:p w14:paraId="14C6BF29" w14:textId="153914CC" w:rsidR="007D229D" w:rsidRPr="00097215" w:rsidRDefault="007D229D" w:rsidP="00563FB1">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Solutions :</w:t>
      </w:r>
      <w:r w:rsidR="00563FB1" w:rsidRPr="00097215">
        <w:rPr>
          <w:rFonts w:eastAsiaTheme="minorEastAsia" w:cs="Times New Roman"/>
          <w:color w:val="5A5A5A" w:themeColor="text1" w:themeTint="A5"/>
          <w:spacing w:val="15"/>
          <w:lang w:eastAsia="fr-FR"/>
        </w:rPr>
        <w:br/>
      </w:r>
      <w:bookmarkStart w:id="212" w:name="_GoBack"/>
      <w:bookmarkEnd w:id="212"/>
    </w:p>
    <w:p w14:paraId="4669DCAE" w14:textId="5A941C9E" w:rsidR="00192231" w:rsidRPr="00097215" w:rsidRDefault="00192231" w:rsidP="00192231">
      <w:pPr>
        <w:pStyle w:val="Paragraphedeliste"/>
        <w:numPr>
          <w:ilvl w:val="0"/>
          <w:numId w:val="14"/>
        </w:numPr>
        <w:rPr>
          <w:rFonts w:asciiTheme="majorHAnsi" w:hAnsiTheme="majorHAnsi"/>
        </w:rPr>
      </w:pPr>
      <w:r w:rsidRPr="00097215">
        <w:rPr>
          <w:rFonts w:asciiTheme="majorHAnsi" w:hAnsiTheme="majorHAnsi"/>
        </w:rPr>
        <w:t xml:space="preserve">Filtrage pour fusion de capteurs (FFC) ou filtre de </w:t>
      </w:r>
      <w:proofErr w:type="spellStart"/>
      <w:r w:rsidRPr="00097215">
        <w:rPr>
          <w:rFonts w:asciiTheme="majorHAnsi" w:hAnsiTheme="majorHAnsi"/>
        </w:rPr>
        <w:t>Kalman</w:t>
      </w:r>
      <w:proofErr w:type="spellEnd"/>
    </w:p>
    <w:p w14:paraId="51DD9644" w14:textId="73B72EB2" w:rsidR="006542D8" w:rsidRPr="00097215" w:rsidRDefault="00587012" w:rsidP="004A4290">
      <w:pPr>
        <w:rPr>
          <w:rFonts w:asciiTheme="majorHAnsi" w:hAnsiTheme="majorHAnsi"/>
        </w:rPr>
      </w:pPr>
      <w:r w:rsidRPr="00097215">
        <w:rPr>
          <w:rFonts w:asciiTheme="majorHAnsi" w:hAnsiTheme="majorHAnsi"/>
        </w:rPr>
        <w:t xml:space="preserve">L’idée est donc de récupérer les données brutes que les capteurs transmettent </w:t>
      </w:r>
      <w:r w:rsidR="00097215" w:rsidRPr="00097215">
        <w:rPr>
          <w:rFonts w:asciiTheme="majorHAnsi" w:hAnsiTheme="majorHAnsi"/>
        </w:rPr>
        <w:t xml:space="preserve">(par exemple via module wifi </w:t>
      </w:r>
      <w:hyperlink w:anchor="_Réception_des_données" w:history="1">
        <w:r w:rsidR="00097215" w:rsidRPr="00097215">
          <w:rPr>
            <w:rStyle w:val="Lienhypertexte"/>
            <w:rFonts w:asciiTheme="majorHAnsi" w:hAnsiTheme="majorHAnsi"/>
          </w:rPr>
          <w:t>partie 5- réception des données</w:t>
        </w:r>
      </w:hyperlink>
      <w:r w:rsidR="00097215" w:rsidRPr="00097215">
        <w:rPr>
          <w:rFonts w:asciiTheme="majorHAnsi" w:hAnsiTheme="majorHAnsi"/>
        </w:rPr>
        <w:t>)</w:t>
      </w:r>
      <w:ins w:id="213" w:author="Microsoft Office User" w:date="2019-06-12T10:00:00Z">
        <w:r w:rsidR="0001394D">
          <w:rPr>
            <w:rFonts w:asciiTheme="majorHAnsi" w:hAnsiTheme="majorHAnsi"/>
          </w:rPr>
          <w:t xml:space="preserve"> </w:t>
        </w:r>
      </w:ins>
      <w:r w:rsidRPr="00097215">
        <w:rPr>
          <w:rFonts w:asciiTheme="majorHAnsi" w:hAnsiTheme="majorHAnsi"/>
        </w:rPr>
        <w:t xml:space="preserve">et ensuite </w:t>
      </w:r>
      <w:r w:rsidR="00460252">
        <w:rPr>
          <w:rFonts w:asciiTheme="majorHAnsi" w:hAnsiTheme="majorHAnsi"/>
        </w:rPr>
        <w:t xml:space="preserve">de </w:t>
      </w:r>
      <w:r w:rsidRPr="00097215">
        <w:rPr>
          <w:rFonts w:asciiTheme="majorHAnsi" w:hAnsiTheme="majorHAnsi"/>
        </w:rPr>
        <w:t xml:space="preserve">les utiliser pour prédire les positions </w:t>
      </w:r>
      <w:r w:rsidRPr="00097215">
        <w:rPr>
          <w:rFonts w:asciiTheme="majorHAnsi" w:hAnsiTheme="majorHAnsi"/>
        </w:rPr>
        <w:lastRenderedPageBreak/>
        <w:t>futures possibles du robot</w:t>
      </w:r>
      <w:r w:rsidR="00F67FA3" w:rsidRPr="00097215">
        <w:rPr>
          <w:rFonts w:asciiTheme="majorHAnsi" w:hAnsiTheme="majorHAnsi"/>
        </w:rPr>
        <w:t xml:space="preserve"> </w:t>
      </w:r>
      <w:r w:rsidR="002002B6" w:rsidRPr="00097215">
        <w:rPr>
          <w:rFonts w:asciiTheme="majorHAnsi" w:hAnsiTheme="majorHAnsi"/>
        </w:rPr>
        <w:t xml:space="preserve">en tenant compte des observations </w:t>
      </w:r>
      <w:r w:rsidR="00F67FA3" w:rsidRPr="00097215">
        <w:rPr>
          <w:rFonts w:asciiTheme="majorHAnsi" w:hAnsiTheme="majorHAnsi"/>
        </w:rPr>
        <w:t xml:space="preserve">comme schématisé dans la </w:t>
      </w:r>
      <w:r w:rsidR="00F67FA3" w:rsidRPr="00097215">
        <w:rPr>
          <w:rStyle w:val="Lienhypertexte"/>
          <w:rFonts w:asciiTheme="majorHAnsi" w:hAnsiTheme="majorHAnsi"/>
        </w:rPr>
        <w:t>figure</w:t>
      </w:r>
      <w:r w:rsidR="00F2623A" w:rsidRPr="00097215">
        <w:rPr>
          <w:rStyle w:val="Lienhypertexte"/>
          <w:rFonts w:asciiTheme="majorHAnsi" w:hAnsiTheme="majorHAnsi"/>
        </w:rPr>
        <w:t xml:space="preserve"> 3 : localisation et filtre de </w:t>
      </w:r>
      <w:proofErr w:type="spellStart"/>
      <w:r w:rsidR="00F2623A" w:rsidRPr="00097215">
        <w:rPr>
          <w:rStyle w:val="Lienhypertexte"/>
          <w:rFonts w:asciiTheme="majorHAnsi" w:hAnsiTheme="majorHAnsi"/>
        </w:rPr>
        <w:t>Kalman</w:t>
      </w:r>
      <w:proofErr w:type="spellEnd"/>
      <w:r w:rsidR="00F67FA3" w:rsidRPr="00097215">
        <w:rPr>
          <w:rFonts w:asciiTheme="majorHAnsi" w:hAnsiTheme="majorHAnsi"/>
        </w:rPr>
        <w:t>.</w:t>
      </w:r>
    </w:p>
    <w:p w14:paraId="37297C4D" w14:textId="4D9278E1" w:rsidR="008F6277" w:rsidRPr="00097215" w:rsidRDefault="008F6277" w:rsidP="008147BD">
      <w:pPr>
        <w:jc w:val="both"/>
        <w:rPr>
          <w:rFonts w:asciiTheme="majorHAnsi" w:hAnsiTheme="majorHAnsi"/>
        </w:rPr>
      </w:pPr>
    </w:p>
    <w:p w14:paraId="5EA1EEF8" w14:textId="73444B4B" w:rsidR="006542D8" w:rsidRPr="00097215" w:rsidRDefault="003169D3" w:rsidP="006542D8">
      <w:pPr>
        <w:keepNext/>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81280" behindDoc="1" locked="0" layoutInCell="1" allowOverlap="1" wp14:anchorId="37B3C629" wp14:editId="68DEE8CD">
                <wp:simplePos x="0" y="0"/>
                <wp:positionH relativeFrom="column">
                  <wp:posOffset>1296867</wp:posOffset>
                </wp:positionH>
                <wp:positionV relativeFrom="paragraph">
                  <wp:posOffset>2828005</wp:posOffset>
                </wp:positionV>
                <wp:extent cx="3157855" cy="178676"/>
                <wp:effectExtent l="0" t="0" r="4445" b="0"/>
                <wp:wrapTight wrapText="bothSides">
                  <wp:wrapPolygon edited="0">
                    <wp:start x="0" y="0"/>
                    <wp:lineTo x="0" y="18448"/>
                    <wp:lineTo x="21500" y="18448"/>
                    <wp:lineTo x="21500"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3157855" cy="178676"/>
                        </a:xfrm>
                        <a:prstGeom prst="rect">
                          <a:avLst/>
                        </a:prstGeom>
                        <a:solidFill>
                          <a:prstClr val="white"/>
                        </a:solidFill>
                        <a:ln>
                          <a:noFill/>
                        </a:ln>
                      </wps:spPr>
                      <wps:txbx>
                        <w:txbxContent>
                          <w:p w14:paraId="5827CA02" w14:textId="643B05C7" w:rsidR="000D7154" w:rsidRDefault="000D7154"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0D7154" w:rsidRPr="009A6223" w:rsidRDefault="000D7154" w:rsidP="003169D3">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3C629" id="Zone de texte 40" o:spid="_x0000_s1044" type="#_x0000_t202" style="position:absolute;left:0;text-align:left;margin-left:102.1pt;margin-top:222.7pt;width:248.65pt;height:14.0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" stroked="f">
                <v:textbox inset="0,0,0,0">
                  <w:txbxContent>
                    <w:p w14:paraId="5827CA02" w14:textId="643B05C7" w:rsidR="000D7154" w:rsidRDefault="000D7154"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Localisation et Filtre de </w:t>
                      </w:r>
                      <w:proofErr w:type="spellStart"/>
                      <w:r>
                        <w:t>Kalman</w:t>
                      </w:r>
                      <w:proofErr w:type="spellEnd"/>
                    </w:p>
                    <w:p w14:paraId="1A2C8F4E" w14:textId="0611138D" w:rsidR="000D7154" w:rsidRPr="009A6223" w:rsidRDefault="000D7154" w:rsidP="003169D3">
                      <w:pPr>
                        <w:pStyle w:val="Lgende"/>
                        <w:jc w:val="center"/>
                        <w:rPr>
                          <w:noProof/>
                        </w:rPr>
                      </w:pPr>
                    </w:p>
                  </w:txbxContent>
                </v:textbox>
                <w10:wrap type="tight"/>
              </v:shape>
            </w:pict>
          </mc:Fallback>
        </mc:AlternateContent>
      </w:r>
      <w:r w:rsidR="006542D8" w:rsidRPr="00097215">
        <w:rPr>
          <w:rFonts w:asciiTheme="majorHAnsi" w:hAnsiTheme="majorHAnsi"/>
          <w:noProof/>
        </w:rPr>
        <w:drawing>
          <wp:inline distT="0" distB="0" distL="0" distR="0" wp14:anchorId="042BF69F" wp14:editId="717DE625">
            <wp:extent cx="5760720" cy="2738120"/>
            <wp:effectExtent l="19050" t="19050" r="11430" b="241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38120"/>
                    </a:xfrm>
                    <a:prstGeom prst="rect">
                      <a:avLst/>
                    </a:prstGeom>
                    <a:ln>
                      <a:solidFill>
                        <a:schemeClr val="tx1"/>
                      </a:solidFill>
                    </a:ln>
                  </pic:spPr>
                </pic:pic>
              </a:graphicData>
            </a:graphic>
          </wp:inline>
        </w:drawing>
      </w:r>
    </w:p>
    <w:p w14:paraId="5C96A45E" w14:textId="40894346" w:rsidR="003169D3" w:rsidRPr="00097215" w:rsidRDefault="003169D3" w:rsidP="003169D3">
      <w:pPr>
        <w:rPr>
          <w:rFonts w:asciiTheme="majorHAnsi" w:hAnsiTheme="majorHAnsi"/>
        </w:rPr>
      </w:pPr>
    </w:p>
    <w:p w14:paraId="38E5D333" w14:textId="040A6D7C" w:rsidR="008F6277" w:rsidRPr="00097215" w:rsidRDefault="0034022A" w:rsidP="008147BD">
      <w:pPr>
        <w:jc w:val="both"/>
        <w:rPr>
          <w:rFonts w:asciiTheme="majorHAnsi" w:hAnsiTheme="majorHAnsi"/>
        </w:rPr>
      </w:pPr>
      <w:r w:rsidRPr="00097215">
        <w:rPr>
          <w:rFonts w:asciiTheme="majorHAnsi" w:hAnsiTheme="majorHAnsi"/>
        </w:rPr>
        <w:t xml:space="preserve">Ci-dessous une modélisation </w:t>
      </w:r>
      <w:r w:rsidR="003169D3" w:rsidRPr="00097215">
        <w:rPr>
          <w:rFonts w:asciiTheme="majorHAnsi" w:hAnsiTheme="majorHAnsi"/>
        </w:rPr>
        <w:t>Matlab</w:t>
      </w:r>
      <w:r w:rsidRPr="00097215">
        <w:rPr>
          <w:rFonts w:asciiTheme="majorHAnsi" w:hAnsiTheme="majorHAnsi"/>
        </w:rPr>
        <w:t xml:space="preserve"> d</w:t>
      </w:r>
      <w:r w:rsidR="003169D3" w:rsidRPr="00097215">
        <w:rPr>
          <w:rFonts w:asciiTheme="majorHAnsi" w:hAnsiTheme="majorHAnsi"/>
        </w:rPr>
        <w:t xml:space="preserve">’implémentation du principe de localisation par filtre de </w:t>
      </w:r>
      <w:proofErr w:type="spellStart"/>
      <w:r w:rsidR="003169D3" w:rsidRPr="00097215">
        <w:rPr>
          <w:rFonts w:asciiTheme="majorHAnsi" w:hAnsiTheme="majorHAnsi"/>
        </w:rPr>
        <w:t>Kalman</w:t>
      </w:r>
      <w:proofErr w:type="spellEnd"/>
      <w:r w:rsidR="003169D3" w:rsidRPr="00097215">
        <w:rPr>
          <w:rFonts w:asciiTheme="majorHAnsi" w:hAnsiTheme="majorHAnsi"/>
        </w:rPr>
        <w:t>.</w:t>
      </w:r>
    </w:p>
    <w:p w14:paraId="664BD75A" w14:textId="3F54ECDB" w:rsidR="003169D3" w:rsidRPr="00097215" w:rsidRDefault="003169D3" w:rsidP="008147BD">
      <w:pPr>
        <w:jc w:val="both"/>
        <w:rPr>
          <w:rFonts w:asciiTheme="majorHAnsi" w:hAnsiTheme="majorHAnsi"/>
        </w:rPr>
      </w:pPr>
    </w:p>
    <w:p w14:paraId="21587001" w14:textId="6CE6B529" w:rsidR="0060089F" w:rsidRPr="00097215" w:rsidRDefault="00C10EEB"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60800" behindDoc="0" locked="0" layoutInCell="1" allowOverlap="1" wp14:anchorId="73C82DDD" wp14:editId="2CC9E7EE">
                <wp:simplePos x="0" y="0"/>
                <wp:positionH relativeFrom="column">
                  <wp:posOffset>1295657</wp:posOffset>
                </wp:positionH>
                <wp:positionV relativeFrom="paragraph">
                  <wp:posOffset>36501</wp:posOffset>
                </wp:positionV>
                <wp:extent cx="3157855" cy="2915285"/>
                <wp:effectExtent l="19050" t="19050" r="23495" b="0"/>
                <wp:wrapThrough wrapText="bothSides">
                  <wp:wrapPolygon edited="0">
                    <wp:start x="-130" y="-141"/>
                    <wp:lineTo x="-130" y="21454"/>
                    <wp:lineTo x="21630" y="21454"/>
                    <wp:lineTo x="21630" y="-141"/>
                    <wp:lineTo x="-130" y="-141"/>
                  </wp:wrapPolygon>
                </wp:wrapThrough>
                <wp:docPr id="39" name="Groupe 39"/>
                <wp:cNvGraphicFramePr/>
                <a:graphic xmlns:a="http://schemas.openxmlformats.org/drawingml/2006/main">
                  <a:graphicData uri="http://schemas.microsoft.com/office/word/2010/wordprocessingGroup">
                    <wpg:wgp>
                      <wpg:cNvGrpSpPr/>
                      <wpg:grpSpPr>
                        <a:xfrm>
                          <a:off x="0" y="0"/>
                          <a:ext cx="3157855" cy="2915285"/>
                          <a:chOff x="0" y="0"/>
                          <a:chExt cx="3157855" cy="2915285"/>
                        </a:xfrm>
                      </wpg:grpSpPr>
                      <pic:pic xmlns:pic="http://schemas.openxmlformats.org/drawingml/2006/picture">
                        <pic:nvPicPr>
                          <pic:cNvPr id="37" name="Image 3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57855" cy="2593975"/>
                          </a:xfrm>
                          <a:prstGeom prst="rect">
                            <a:avLst/>
                          </a:prstGeom>
                          <a:ln>
                            <a:solidFill>
                              <a:schemeClr val="tx1"/>
                            </a:solidFill>
                          </a:ln>
                        </pic:spPr>
                      </pic:pic>
                      <wps:wsp>
                        <wps:cNvPr id="38" name="Zone de texte 38"/>
                        <wps:cNvSpPr txBox="1"/>
                        <wps:spPr>
                          <a:xfrm>
                            <a:off x="0" y="2648585"/>
                            <a:ext cx="3157855" cy="266700"/>
                          </a:xfrm>
                          <a:prstGeom prst="rect">
                            <a:avLst/>
                          </a:prstGeom>
                          <a:solidFill>
                            <a:prstClr val="white"/>
                          </a:solidFill>
                          <a:ln>
                            <a:noFill/>
                          </a:ln>
                        </wps:spPr>
                        <wps:txbx>
                          <w:txbxContent>
                            <w:p w14:paraId="46438F36" w14:textId="75D4C572" w:rsidR="000D7154" w:rsidRPr="009A6223" w:rsidRDefault="000D7154"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82DDD" id="Groupe 39" o:spid="_x0000_s1045" style="position:absolute;left:0;text-align:left;margin-left:102pt;margin-top:2.85pt;width:248.65pt;height:229.55pt;z-index:251660800" coordsize="31578,291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">
                <v:shape id="Image 37" o:spid="_x0000_s1046" type="#_x0000_t75" style="position:absolute;width:31578;height:259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" stroked="t" strokecolor="black [3213]">
                  <v:imagedata r:id="rId37" o:title=""/>
                  <v:path arrowok="t"/>
                </v:shape>
                <v:shape id="Zone de texte 38" o:spid="_x0000_s1047" type="#_x0000_t202" style="position:absolute;top:26485;width:3157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" stroked="f">
                  <v:textbox style="mso-fit-shape-to-text:t" inset="0,0,0,0">
                    <w:txbxContent>
                      <w:p w14:paraId="46438F36" w14:textId="75D4C572" w:rsidR="000D7154" w:rsidRPr="009A6223" w:rsidRDefault="000D7154"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modélisation Matlab</w:t>
                        </w:r>
                      </w:p>
                    </w:txbxContent>
                  </v:textbox>
                </v:shape>
                <w10:wrap type="through"/>
              </v:group>
            </w:pict>
          </mc:Fallback>
        </mc:AlternateContent>
      </w:r>
    </w:p>
    <w:p w14:paraId="63C2C585" w14:textId="3E315F4D" w:rsidR="0060089F" w:rsidRPr="00097215" w:rsidRDefault="0060089F" w:rsidP="008147BD">
      <w:pPr>
        <w:jc w:val="both"/>
        <w:rPr>
          <w:rFonts w:asciiTheme="majorHAnsi" w:hAnsiTheme="majorHAnsi"/>
        </w:rPr>
      </w:pPr>
    </w:p>
    <w:p w14:paraId="722DD57B" w14:textId="6363B6EF" w:rsidR="0060089F" w:rsidRPr="00097215" w:rsidRDefault="0060089F" w:rsidP="008147BD">
      <w:pPr>
        <w:jc w:val="both"/>
        <w:rPr>
          <w:rFonts w:asciiTheme="majorHAnsi" w:hAnsiTheme="majorHAnsi"/>
        </w:rPr>
      </w:pPr>
    </w:p>
    <w:p w14:paraId="036DD45B" w14:textId="7D20A813" w:rsidR="0060089F" w:rsidRPr="00097215" w:rsidRDefault="0060089F" w:rsidP="008147BD">
      <w:pPr>
        <w:jc w:val="both"/>
        <w:rPr>
          <w:rFonts w:asciiTheme="majorHAnsi" w:hAnsiTheme="majorHAnsi"/>
        </w:rPr>
      </w:pPr>
    </w:p>
    <w:p w14:paraId="68DCEB98" w14:textId="7E470872" w:rsidR="000D7569" w:rsidRPr="00097215" w:rsidRDefault="000D7569" w:rsidP="008147BD">
      <w:pPr>
        <w:jc w:val="both"/>
        <w:rPr>
          <w:rFonts w:asciiTheme="majorHAnsi" w:hAnsiTheme="majorHAnsi"/>
        </w:rPr>
      </w:pPr>
    </w:p>
    <w:p w14:paraId="061C02A4" w14:textId="7B9DFF8D" w:rsidR="000D7569" w:rsidRPr="00097215" w:rsidRDefault="000D7569" w:rsidP="008147BD">
      <w:pPr>
        <w:jc w:val="both"/>
        <w:rPr>
          <w:rFonts w:asciiTheme="majorHAnsi" w:hAnsiTheme="majorHAnsi"/>
        </w:rPr>
      </w:pPr>
    </w:p>
    <w:p w14:paraId="7761CA57" w14:textId="69C0D2D7" w:rsidR="000D7569" w:rsidRDefault="000D7569" w:rsidP="008147BD">
      <w:pPr>
        <w:jc w:val="both"/>
        <w:rPr>
          <w:rFonts w:asciiTheme="majorHAnsi" w:hAnsiTheme="majorHAnsi"/>
        </w:rPr>
      </w:pPr>
    </w:p>
    <w:p w14:paraId="25656024" w14:textId="3D261D58" w:rsidR="00C10EEB" w:rsidRDefault="00C10EEB" w:rsidP="008147BD">
      <w:pPr>
        <w:jc w:val="both"/>
        <w:rPr>
          <w:rFonts w:asciiTheme="majorHAnsi" w:hAnsiTheme="majorHAnsi"/>
        </w:rPr>
      </w:pPr>
    </w:p>
    <w:p w14:paraId="7A4091C1" w14:textId="77777777" w:rsidR="00C10EEB" w:rsidRPr="00097215" w:rsidRDefault="00C10EEB" w:rsidP="008147BD">
      <w:pPr>
        <w:jc w:val="both"/>
        <w:rPr>
          <w:rFonts w:asciiTheme="majorHAnsi" w:hAnsiTheme="majorHAnsi"/>
        </w:rPr>
      </w:pPr>
    </w:p>
    <w:p w14:paraId="75AFACA2" w14:textId="6F7EAD79" w:rsidR="000D7569" w:rsidRPr="00097215" w:rsidRDefault="000D7569" w:rsidP="008147BD">
      <w:pPr>
        <w:jc w:val="both"/>
        <w:rPr>
          <w:rFonts w:asciiTheme="majorHAnsi" w:hAnsiTheme="majorHAnsi"/>
        </w:rPr>
      </w:pPr>
    </w:p>
    <w:p w14:paraId="69D1E714" w14:textId="1D604163" w:rsidR="000D7569" w:rsidRPr="00097215" w:rsidRDefault="003169D3" w:rsidP="008147BD">
      <w:pPr>
        <w:jc w:val="both"/>
        <w:rPr>
          <w:rFonts w:asciiTheme="majorHAnsi" w:hAnsiTheme="majorHAnsi"/>
        </w:rPr>
      </w:pPr>
      <w:r w:rsidRPr="00097215">
        <w:rPr>
          <w:rFonts w:asciiTheme="majorHAnsi" w:hAnsiTheme="majorHAnsi"/>
        </w:rPr>
        <w:t>On remarque que la trajectoire prédite est similaire à la trajectoire réelle à une marge d’erreur près (</w:t>
      </w:r>
      <w:r w:rsidR="007A7196" w:rsidRPr="00097215">
        <w:rPr>
          <w:rFonts w:asciiTheme="majorHAnsi" w:hAnsiTheme="majorHAnsi"/>
        </w:rPr>
        <w:t>ellipse</w:t>
      </w:r>
      <w:r w:rsidR="005E1A5B" w:rsidRPr="00097215">
        <w:rPr>
          <w:rFonts w:asciiTheme="majorHAnsi" w:hAnsiTheme="majorHAnsi"/>
        </w:rPr>
        <w:t>s</w:t>
      </w:r>
      <w:r w:rsidR="007A7196" w:rsidRPr="00097215">
        <w:rPr>
          <w:rFonts w:asciiTheme="majorHAnsi" w:hAnsiTheme="majorHAnsi"/>
        </w:rPr>
        <w:t xml:space="preserve"> d’incertitude</w:t>
      </w:r>
      <w:r w:rsidR="005E1A5B" w:rsidRPr="00097215">
        <w:rPr>
          <w:rFonts w:asciiTheme="majorHAnsi" w:hAnsiTheme="majorHAnsi"/>
        </w:rPr>
        <w:t>s</w:t>
      </w:r>
      <w:r w:rsidR="007A7196" w:rsidRPr="00097215">
        <w:rPr>
          <w:rFonts w:asciiTheme="majorHAnsi" w:hAnsiTheme="majorHAnsi"/>
        </w:rPr>
        <w:t xml:space="preserve"> sur la figure</w:t>
      </w:r>
      <w:r w:rsidRPr="00097215">
        <w:rPr>
          <w:rFonts w:asciiTheme="majorHAnsi" w:hAnsiTheme="majorHAnsi"/>
        </w:rPr>
        <w:t>).</w:t>
      </w:r>
    </w:p>
    <w:p w14:paraId="248E6448" w14:textId="44F44B5A" w:rsidR="003169D3" w:rsidRDefault="003169D3" w:rsidP="008147BD">
      <w:pPr>
        <w:jc w:val="both"/>
        <w:rPr>
          <w:rFonts w:asciiTheme="majorHAnsi" w:hAnsiTheme="majorHAnsi"/>
        </w:rPr>
      </w:pPr>
    </w:p>
    <w:p w14:paraId="6AFB8B91" w14:textId="4F262BA4" w:rsidR="0062112C" w:rsidRDefault="0062112C" w:rsidP="008147BD">
      <w:pPr>
        <w:jc w:val="both"/>
        <w:rPr>
          <w:rFonts w:asciiTheme="majorHAnsi" w:hAnsiTheme="majorHAnsi"/>
        </w:rPr>
      </w:pPr>
    </w:p>
    <w:p w14:paraId="06651710" w14:textId="6F32642D" w:rsidR="0062112C" w:rsidRDefault="0062112C" w:rsidP="008147BD">
      <w:pPr>
        <w:jc w:val="both"/>
        <w:rPr>
          <w:rFonts w:asciiTheme="majorHAnsi" w:hAnsiTheme="majorHAnsi"/>
        </w:rPr>
      </w:pPr>
    </w:p>
    <w:p w14:paraId="7B3A085B" w14:textId="77777777" w:rsidR="0062112C" w:rsidRPr="00097215" w:rsidRDefault="0062112C" w:rsidP="008147BD">
      <w:pPr>
        <w:jc w:val="both"/>
        <w:rPr>
          <w:rFonts w:asciiTheme="majorHAnsi" w:hAnsiTheme="majorHAnsi"/>
        </w:rPr>
      </w:pPr>
    </w:p>
    <w:p w14:paraId="31030A3D" w14:textId="6B03BD96" w:rsidR="000D7569" w:rsidRPr="00097215" w:rsidRDefault="00515E53" w:rsidP="00515E53">
      <w:pPr>
        <w:pStyle w:val="Titre2"/>
        <w:numPr>
          <w:ilvl w:val="0"/>
          <w:numId w:val="17"/>
        </w:numPr>
      </w:pPr>
      <w:bookmarkStart w:id="214" w:name="_Toc11178100"/>
      <w:r w:rsidRPr="00097215">
        <w:t>Perspectives</w:t>
      </w:r>
      <w:bookmarkEnd w:id="214"/>
    </w:p>
    <w:p w14:paraId="098D00EE" w14:textId="0169716C" w:rsidR="00A2527A" w:rsidRPr="00097215" w:rsidRDefault="00A2527A" w:rsidP="00A2527A">
      <w:pPr>
        <w:rPr>
          <w:rFonts w:asciiTheme="majorHAnsi" w:hAnsiTheme="majorHAnsi"/>
        </w:rPr>
      </w:pPr>
    </w:p>
    <w:p w14:paraId="47FF4D97" w14:textId="40B8EED6" w:rsidR="00F73A48" w:rsidRPr="00097215" w:rsidRDefault="00F73A48" w:rsidP="00F73A48">
      <w:pPr>
        <w:jc w:val="both"/>
        <w:rPr>
          <w:rFonts w:asciiTheme="majorHAnsi" w:hAnsiTheme="majorHAnsi"/>
        </w:rPr>
      </w:pPr>
      <w:r w:rsidRPr="00097215">
        <w:rPr>
          <w:rFonts w:asciiTheme="majorHAnsi" w:hAnsiTheme="majorHAnsi"/>
        </w:rPr>
        <w:t>La notion vu</w:t>
      </w:r>
      <w:r w:rsidR="00460252">
        <w:rPr>
          <w:rFonts w:asciiTheme="majorHAnsi" w:hAnsiTheme="majorHAnsi"/>
        </w:rPr>
        <w:t>e</w:t>
      </w:r>
      <w:r w:rsidRPr="00097215">
        <w:rPr>
          <w:rFonts w:asciiTheme="majorHAnsi" w:hAnsiTheme="majorHAnsi"/>
        </w:rPr>
        <w:t xml:space="preserve"> précédemment est selon nous la suite logique du travail réalisé sur le robot explorateur.  Ici nous nous focalisons sur des notions très souvent utilisées dans le domaine de la robotique et de l’Intelligence artificielle, comme par exemple pour la construction de voitures autonomes.</w:t>
      </w:r>
    </w:p>
    <w:p w14:paraId="567596FA" w14:textId="11EDE8BB" w:rsidR="00F73A48" w:rsidRPr="00097215" w:rsidRDefault="00F73A48" w:rsidP="00F73A48">
      <w:pPr>
        <w:jc w:val="both"/>
        <w:rPr>
          <w:rFonts w:asciiTheme="majorHAnsi" w:hAnsiTheme="majorHAnsi"/>
        </w:rPr>
      </w:pPr>
      <w:r w:rsidRPr="00097215">
        <w:rPr>
          <w:rFonts w:asciiTheme="majorHAnsi" w:hAnsiTheme="majorHAnsi"/>
        </w:rPr>
        <w:t>Les perspectives d’évolution seraient tout d’abord d’implémenter une version de l’algorithme de SLAM puis de perfectionner le déplacement et la prise de décision du robot en suivant les méthodes de localisation et mapping qui seront mises en place.</w:t>
      </w:r>
    </w:p>
    <w:p w14:paraId="4530F03C" w14:textId="77777777" w:rsidR="00A2527A" w:rsidRPr="00097215" w:rsidRDefault="00A2527A" w:rsidP="00A2527A">
      <w:pPr>
        <w:rPr>
          <w:rFonts w:asciiTheme="majorHAnsi" w:hAnsiTheme="majorHAnsi"/>
        </w:rPr>
      </w:pPr>
    </w:p>
    <w:p w14:paraId="345FF8C3" w14:textId="30D6DE41" w:rsidR="000D7569" w:rsidRPr="00097215" w:rsidRDefault="000D7569" w:rsidP="008147BD">
      <w:pPr>
        <w:jc w:val="both"/>
        <w:rPr>
          <w:rFonts w:asciiTheme="majorHAnsi" w:hAnsiTheme="majorHAnsi"/>
        </w:rPr>
      </w:pPr>
    </w:p>
    <w:p w14:paraId="39146C51" w14:textId="5F8C2615" w:rsidR="000D7569" w:rsidRPr="00097215" w:rsidRDefault="000D7569" w:rsidP="008147BD">
      <w:pPr>
        <w:jc w:val="both"/>
        <w:rPr>
          <w:rFonts w:asciiTheme="majorHAnsi" w:hAnsiTheme="majorHAnsi"/>
        </w:rPr>
      </w:pPr>
    </w:p>
    <w:p w14:paraId="1E9DD87C" w14:textId="2886D342" w:rsidR="000D7569" w:rsidRPr="00097215" w:rsidRDefault="000D7569" w:rsidP="008147BD">
      <w:pPr>
        <w:jc w:val="both"/>
        <w:rPr>
          <w:rFonts w:asciiTheme="majorHAnsi" w:hAnsiTheme="majorHAnsi"/>
        </w:rPr>
      </w:pPr>
    </w:p>
    <w:p w14:paraId="57634605" w14:textId="36CDF445" w:rsidR="0015782D" w:rsidRPr="00097215" w:rsidRDefault="0015782D" w:rsidP="008147BD">
      <w:pPr>
        <w:jc w:val="both"/>
        <w:rPr>
          <w:rFonts w:asciiTheme="majorHAnsi" w:hAnsiTheme="majorHAnsi"/>
        </w:rPr>
      </w:pPr>
    </w:p>
    <w:p w14:paraId="1964F910"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bookmarkStart w:id="215" w:name="_ANNEXE_1_:"/>
      <w:bookmarkEnd w:id="215"/>
    </w:p>
    <w:p w14:paraId="7465D08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AF65B4F"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9DC879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D397DB9"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746307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3DD6B3F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1228A406"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46047BFE" w14:textId="6FE07D02" w:rsidR="0060089F" w:rsidRPr="00097215" w:rsidRDefault="00A74853" w:rsidP="002660D0">
      <w:pPr>
        <w:pStyle w:val="Titre1"/>
        <w:jc w:val="center"/>
        <w:rPr>
          <w:rStyle w:val="Rfrenceintense"/>
          <w:b w:val="0"/>
          <w:bCs w:val="0"/>
          <w:smallCaps w:val="0"/>
          <w:color w:val="365F91" w:themeColor="accent1" w:themeShade="BF"/>
          <w:spacing w:val="0"/>
          <w:sz w:val="48"/>
        </w:rPr>
      </w:pPr>
      <w:r w:rsidRPr="00097215">
        <w:rPr>
          <w:rStyle w:val="Rfrenceintense"/>
          <w:b w:val="0"/>
          <w:bCs w:val="0"/>
          <w:smallCaps w:val="0"/>
          <w:color w:val="365F91" w:themeColor="accent1" w:themeShade="BF"/>
          <w:spacing w:val="0"/>
          <w:sz w:val="48"/>
        </w:rPr>
        <w:lastRenderedPageBreak/>
        <w:br/>
      </w:r>
      <w:bookmarkStart w:id="216" w:name="_Toc11178101"/>
      <w:r w:rsidR="0060089F" w:rsidRPr="00097215">
        <w:rPr>
          <w:rStyle w:val="Rfrenceintense"/>
          <w:b w:val="0"/>
          <w:bCs w:val="0"/>
          <w:smallCaps w:val="0"/>
          <w:color w:val="365F91" w:themeColor="accent1" w:themeShade="BF"/>
          <w:spacing w:val="0"/>
          <w:sz w:val="48"/>
        </w:rPr>
        <w:t>ANNEXE 1 : POSITION DES CAPTEURS</w:t>
      </w:r>
      <w:bookmarkEnd w:id="216"/>
    </w:p>
    <w:p w14:paraId="58C9A89D" w14:textId="200FFEF7" w:rsidR="0060089F" w:rsidRPr="00097215" w:rsidRDefault="0060089F" w:rsidP="00DC21DC">
      <w:pPr>
        <w:rPr>
          <w:rFonts w:asciiTheme="majorHAnsi" w:hAnsiTheme="majorHAnsi"/>
        </w:rPr>
      </w:pPr>
      <w:r w:rsidRPr="00097215">
        <w:rPr>
          <w:rStyle w:val="Rfrenceintense"/>
          <w:rFonts w:asciiTheme="majorHAnsi" w:hAnsiTheme="majorHAnsi"/>
        </w:rPr>
        <w:t>Position des capteurs</w:t>
      </w:r>
      <w:r w:rsidR="00DC21DC" w:rsidRPr="00097215">
        <w:rPr>
          <w:rStyle w:val="Rfrenceintense"/>
          <w:rFonts w:asciiTheme="majorHAnsi" w:hAnsiTheme="majorHAnsi"/>
        </w:rPr>
        <w:br/>
      </w:r>
      <w:r w:rsidRPr="00097215">
        <w:rPr>
          <w:rFonts w:asciiTheme="majorHAnsi" w:hAnsiTheme="majorHAnsi"/>
        </w:rPr>
        <w:br/>
      </w:r>
      <w:r w:rsidRPr="00097215">
        <w:rPr>
          <w:rFonts w:asciiTheme="majorHAnsi" w:hAnsiTheme="majorHAnsi"/>
          <w:noProof/>
        </w:rPr>
        <w:drawing>
          <wp:inline distT="0" distB="0" distL="0" distR="0" wp14:anchorId="09CDD84D" wp14:editId="576E403E">
            <wp:extent cx="5760720" cy="3848100"/>
            <wp:effectExtent l="0" t="0" r="0" b="0"/>
            <wp:docPr id="1" name="Image 1"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 Réflexion 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14:paraId="4B567CBB" w14:textId="77777777" w:rsidR="0060089F" w:rsidRPr="00097215" w:rsidRDefault="0060089F" w:rsidP="008147BD">
      <w:pPr>
        <w:jc w:val="both"/>
        <w:rPr>
          <w:rFonts w:asciiTheme="majorHAnsi" w:hAnsiTheme="majorHAnsi"/>
        </w:rPr>
      </w:pPr>
      <w:r w:rsidRPr="00097215">
        <w:rPr>
          <w:rFonts w:asciiTheme="majorHAnsi" w:hAnsiTheme="majorHAnsi"/>
        </w:rPr>
        <w:t>La principale réflexion ici est de connaître exactement l’angle de détection des capteurs afin de connaître l’angle A, d’estimer la distance maximale entre l’obstacle et le robot pour être détecté et enfin de prévoir une distance minimale entre l’obstacle et le robot pour que celui-ci puisse le dévier sans avoir à reculer et/ou entrer en collision.</w:t>
      </w:r>
    </w:p>
    <w:p w14:paraId="4FFBE8C6" w14:textId="06E671B0" w:rsidR="0060089F" w:rsidRPr="00097215" w:rsidRDefault="00822205"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0080" behindDoc="0" locked="0" layoutInCell="1" allowOverlap="1" wp14:anchorId="0D833D99" wp14:editId="3BA372F9">
                <wp:simplePos x="0" y="0"/>
                <wp:positionH relativeFrom="column">
                  <wp:posOffset>-96713</wp:posOffset>
                </wp:positionH>
                <wp:positionV relativeFrom="paragraph">
                  <wp:posOffset>804048</wp:posOffset>
                </wp:positionV>
                <wp:extent cx="6096000" cy="1876508"/>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096000" cy="187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850BB" id="Rectangle 3" o:spid="_x0000_s1026" style="position:absolute;margin-left:-7.6pt;margin-top:63.3pt;width:480pt;height:147.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" filled="f" strokecolor="black [3213]" strokeweight="2pt"/>
            </w:pict>
          </mc:Fallback>
        </mc:AlternateContent>
      </w:r>
      <w:r w:rsidR="0060089F" w:rsidRPr="00097215">
        <w:rPr>
          <w:rFonts w:asciiTheme="majorHAnsi" w:hAnsiTheme="majorHAnsi"/>
        </w:rPr>
        <w:t xml:space="preserve">Dans cette configuration il n’y a pas d’interférence possible entre les capteurs ultrasons, mais la position des obstacles est à prendre en </w:t>
      </w:r>
      <w:r w:rsidR="00FB13CB">
        <w:rPr>
          <w:rFonts w:asciiTheme="majorHAnsi" w:hAnsiTheme="majorHAnsi"/>
        </w:rPr>
        <w:t>considération</w:t>
      </w:r>
      <w:r w:rsidR="0060089F" w:rsidRPr="00097215">
        <w:rPr>
          <w:rFonts w:asciiTheme="majorHAnsi" w:hAnsiTheme="majorHAnsi"/>
        </w:rPr>
        <w:t>. En effet, si un obstacle</w:t>
      </w:r>
      <w:r w:rsidR="00FB13CB">
        <w:rPr>
          <w:rFonts w:asciiTheme="majorHAnsi" w:hAnsiTheme="majorHAnsi"/>
        </w:rPr>
        <w:t xml:space="preserve"> se trouve</w:t>
      </w:r>
      <w:r w:rsidR="0060089F" w:rsidRPr="00097215">
        <w:rPr>
          <w:rFonts w:asciiTheme="majorHAnsi" w:hAnsiTheme="majorHAnsi"/>
        </w:rPr>
        <w:t xml:space="preserve"> à  plus de 30° du capteur il émettra un signal mais ne recevra pas de réponse.  Comme expliqué ci-dessous extrait de </w:t>
      </w:r>
      <w:hyperlink r:id="rId39" w:history="1">
        <w:r w:rsidR="0060089F" w:rsidRPr="00097215">
          <w:rPr>
            <w:rStyle w:val="Lienhypertexte"/>
            <w:rFonts w:asciiTheme="majorHAnsi" w:hAnsiTheme="majorHAnsi"/>
          </w:rPr>
          <w:t>https://macduino.blogspot.com/2013/11/HC-SR04-part1.html</w:t>
        </w:r>
      </w:hyperlink>
      <w:r w:rsidR="0060089F" w:rsidRPr="00097215">
        <w:rPr>
          <w:rFonts w:asciiTheme="majorHAnsi" w:hAnsiTheme="majorHAnsi"/>
        </w:rPr>
        <w:t xml:space="preserve"> .</w:t>
      </w:r>
    </w:p>
    <w:p w14:paraId="0E1DE1C7" w14:textId="43EDDD56"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Le son est une onde longitudinale (c'est-à-dire qu'il progresse le long d'une ligne horizontale). Par conséquent, lorsque l'obstacle n'est pas parfaitement devant le module, les sons sont déviés et le signal d'écho risque de ne pas atteindre le capteur ni de l'atteindre très atténué et donc de ne pas être détecté (voir la figure ci-dessous).</w:t>
      </w:r>
    </w:p>
    <w:p w14:paraId="2B7ACE97" w14:textId="3CAFF07A"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noProof/>
          <w:color w:val="888888"/>
          <w:sz w:val="20"/>
          <w:szCs w:val="20"/>
          <w:lang w:eastAsia="fr-FR"/>
        </w:rPr>
        <w:drawing>
          <wp:anchor distT="0" distB="0" distL="114300" distR="114300" simplePos="0" relativeHeight="251631104" behindDoc="1" locked="0" layoutInCell="1" allowOverlap="1" wp14:anchorId="5D3963A8" wp14:editId="087E9C3E">
            <wp:simplePos x="0" y="0"/>
            <wp:positionH relativeFrom="column">
              <wp:posOffset>55245</wp:posOffset>
            </wp:positionH>
            <wp:positionV relativeFrom="paragraph">
              <wp:posOffset>79375</wp:posOffset>
            </wp:positionV>
            <wp:extent cx="1102360" cy="1033145"/>
            <wp:effectExtent l="53657" t="60643" r="113348" b="113347"/>
            <wp:wrapTight wrapText="bothSides">
              <wp:wrapPolygon edited="0">
                <wp:start x="-1188" y="21925"/>
                <wp:lineTo x="-815" y="22722"/>
                <wp:lineTo x="20462" y="22722"/>
                <wp:lineTo x="23074" y="21925"/>
                <wp:lineTo x="23448" y="21925"/>
                <wp:lineTo x="23448" y="-1175"/>
                <wp:lineTo x="23074" y="-1175"/>
                <wp:lineTo x="17475" y="-1971"/>
                <wp:lineTo x="3291" y="-1971"/>
                <wp:lineTo x="-815" y="-1573"/>
                <wp:lineTo x="-1188" y="-1175"/>
                <wp:lineTo x="-1188" y="21925"/>
              </wp:wrapPolygon>
            </wp:wrapTight>
            <wp:docPr id="2" name="Image 2" descr="https://1.bp.blogspot.com/-XBTy4BdExjA/UoHreFiHbTI/AAAAAAAAAHo/hlZm_cywuBQ/s1600/SensorSignalDeflection.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BTy4BdExjA/UoHreFiHbTI/AAAAAAAAAHo/hlZm_cywuBQ/s1600/SensorSignalDeflection.png">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1102360" cy="1033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C81157" w14:textId="77777777"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p>
    <w:p w14:paraId="53BA4405" w14:textId="2B769039"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Lorsque l'obstacle est à un angle supérieur à 30 ° par rapport à la direction de propagation du signal de déclenchement, le capteur donne des résultats</w:t>
      </w:r>
      <w:r w:rsidR="00CF314F" w:rsidRPr="00097215">
        <w:rPr>
          <w:rFonts w:asciiTheme="majorHAnsi" w:eastAsia="Times New Roman" w:hAnsiTheme="majorHAnsi" w:cs="Arial"/>
          <w:color w:val="666666"/>
          <w:sz w:val="20"/>
          <w:szCs w:val="20"/>
          <w:lang w:eastAsia="fr-FR"/>
        </w:rPr>
        <w:t xml:space="preserve"> </w:t>
      </w:r>
      <w:r w:rsidRPr="00097215">
        <w:rPr>
          <w:rFonts w:asciiTheme="majorHAnsi" w:eastAsia="Times New Roman" w:hAnsiTheme="majorHAnsi" w:cs="Arial"/>
          <w:color w:val="666666"/>
          <w:sz w:val="20"/>
          <w:szCs w:val="20"/>
          <w:lang w:eastAsia="fr-FR"/>
        </w:rPr>
        <w:t>erratiques.</w:t>
      </w:r>
    </w:p>
    <w:p w14:paraId="202C406D" w14:textId="3CFA7A25" w:rsidR="00822205" w:rsidRDefault="00822205" w:rsidP="008147BD">
      <w:pPr>
        <w:jc w:val="both"/>
        <w:rPr>
          <w:rFonts w:asciiTheme="majorHAnsi" w:hAnsiTheme="majorHAnsi"/>
        </w:rPr>
      </w:pPr>
    </w:p>
    <w:p w14:paraId="702CC0B8" w14:textId="77777777" w:rsidR="000976D0" w:rsidRPr="00097215" w:rsidRDefault="000976D0" w:rsidP="008147BD">
      <w:pPr>
        <w:jc w:val="both"/>
        <w:rPr>
          <w:rFonts w:asciiTheme="majorHAnsi" w:hAnsiTheme="majorHAnsi"/>
        </w:rPr>
      </w:pPr>
    </w:p>
    <w:p w14:paraId="22455F9E" w14:textId="5CF22286" w:rsidR="00FB13CB" w:rsidRDefault="00FB13CB" w:rsidP="008147BD">
      <w:pPr>
        <w:jc w:val="both"/>
        <w:rPr>
          <w:rFonts w:asciiTheme="majorHAnsi" w:hAnsiTheme="majorHAnsi"/>
        </w:rPr>
      </w:pPr>
      <w:r w:rsidRPr="00FB13CB">
        <w:rPr>
          <w:rFonts w:asciiTheme="majorHAnsi" w:hAnsiTheme="majorHAnsi"/>
        </w:rPr>
        <w:t>Par conséquent, notre premier prototype se référera aux chiffres issus des éléments fournis par le constructeur en tenant compte des tests réalisés par des chercheurs</w:t>
      </w:r>
      <w:r>
        <w:rPr>
          <w:rFonts w:asciiTheme="majorHAnsi" w:hAnsiTheme="majorHAnsi"/>
        </w:rPr>
        <w:t>.</w:t>
      </w:r>
    </w:p>
    <w:p w14:paraId="4C1978DE" w14:textId="77777777" w:rsidR="0060089F" w:rsidRPr="00097215" w:rsidRDefault="0060089F" w:rsidP="008147BD">
      <w:pPr>
        <w:jc w:val="both"/>
        <w:rPr>
          <w:rStyle w:val="Rfrenceintense"/>
          <w:rFonts w:asciiTheme="majorHAnsi" w:hAnsiTheme="majorHAnsi"/>
        </w:rPr>
      </w:pPr>
      <w:r w:rsidRPr="00097215">
        <w:rPr>
          <w:rFonts w:asciiTheme="majorHAnsi" w:hAnsiTheme="majorHAnsi"/>
        </w:rPr>
        <w:tab/>
      </w:r>
      <w:r w:rsidRPr="00097215">
        <w:rPr>
          <w:rStyle w:val="Rfrenceintense"/>
          <w:rFonts w:asciiTheme="majorHAnsi" w:hAnsiTheme="majorHAnsi"/>
        </w:rPr>
        <w:t>Le capteur HC-SR04</w:t>
      </w:r>
    </w:p>
    <w:p w14:paraId="083EC3FA" w14:textId="77777777" w:rsidR="0060089F" w:rsidRPr="00097215" w:rsidRDefault="0060089F" w:rsidP="00DC21DC">
      <w:pPr>
        <w:rPr>
          <w:rFonts w:asciiTheme="majorHAnsi" w:hAnsiTheme="majorHAnsi"/>
          <w:b/>
          <w:u w:val="single"/>
        </w:rPr>
      </w:pPr>
      <w:r w:rsidRPr="00097215">
        <w:rPr>
          <w:rFonts w:asciiTheme="majorHAnsi" w:hAnsiTheme="majorHAnsi"/>
          <w:b/>
          <w:u w:val="single"/>
        </w:rPr>
        <w:br/>
        <w:t>Caractéristiques :</w:t>
      </w:r>
    </w:p>
    <w:p w14:paraId="6AF113CD" w14:textId="4ABD937B" w:rsidR="0060089F" w:rsidRPr="00097215" w:rsidRDefault="0060089F" w:rsidP="00DC21DC">
      <w:pPr>
        <w:rPr>
          <w:rFonts w:asciiTheme="majorHAnsi" w:hAnsiTheme="majorHAnsi"/>
        </w:rPr>
      </w:pPr>
      <w:r w:rsidRPr="00097215">
        <w:rPr>
          <w:rFonts w:asciiTheme="majorHAnsi" w:hAnsiTheme="majorHAnsi"/>
          <w:noProof/>
        </w:rPr>
        <w:drawing>
          <wp:anchor distT="0" distB="0" distL="114300" distR="114300" simplePos="0" relativeHeight="251632128" behindDoc="0" locked="0" layoutInCell="1" allowOverlap="1" wp14:anchorId="422E87D0" wp14:editId="7C3CAB92">
            <wp:simplePos x="0" y="0"/>
            <wp:positionH relativeFrom="margin">
              <wp:posOffset>3547976</wp:posOffset>
            </wp:positionH>
            <wp:positionV relativeFrom="paragraph">
              <wp:posOffset>944995</wp:posOffset>
            </wp:positionV>
            <wp:extent cx="2050499" cy="1737014"/>
            <wp:effectExtent l="57150" t="57150" r="121285" b="1111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50499" cy="1737014"/>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97215">
        <w:rPr>
          <w:rFonts w:asciiTheme="majorHAnsi" w:hAnsiTheme="majorHAnsi"/>
        </w:rPr>
        <w:t>Dimensions : 45 mm x 20 mm x 15 mm</w:t>
      </w:r>
      <w:r w:rsidRPr="00097215">
        <w:rPr>
          <w:rFonts w:asciiTheme="majorHAnsi" w:hAnsiTheme="majorHAnsi"/>
        </w:rPr>
        <w:br/>
        <w:t>Plage de mesure : 2 cm à 400 cm</w:t>
      </w:r>
      <w:r w:rsidRPr="00097215">
        <w:rPr>
          <w:rFonts w:asciiTheme="majorHAnsi" w:hAnsiTheme="majorHAnsi"/>
        </w:rPr>
        <w:br/>
        <w:t>Résolution de mesure : 0.3 cm</w:t>
      </w:r>
      <w:r w:rsidRPr="00097215">
        <w:rPr>
          <w:rFonts w:asciiTheme="majorHAnsi" w:hAnsiTheme="majorHAnsi"/>
        </w:rPr>
        <w:br/>
        <w:t xml:space="preserve">Largeur d'impulsion sur l'entrée de déclenchement : 10 </w:t>
      </w:r>
      <w:proofErr w:type="spellStart"/>
      <w:r w:rsidRPr="00097215">
        <w:rPr>
          <w:rFonts w:asciiTheme="majorHAnsi" w:hAnsiTheme="majorHAnsi"/>
        </w:rPr>
        <w:t>μs</w:t>
      </w:r>
      <w:proofErr w:type="spellEnd"/>
      <w:r w:rsidRPr="00097215">
        <w:rPr>
          <w:rFonts w:asciiTheme="majorHAnsi" w:hAnsiTheme="majorHAnsi"/>
        </w:rPr>
        <w:t xml:space="preserve"> (Trigger Input Pulse </w:t>
      </w:r>
      <w:proofErr w:type="spellStart"/>
      <w:r w:rsidRPr="00097215">
        <w:rPr>
          <w:rFonts w:asciiTheme="majorHAnsi" w:hAnsiTheme="majorHAnsi"/>
        </w:rPr>
        <w:t>width</w:t>
      </w:r>
      <w:proofErr w:type="spellEnd"/>
      <w:r w:rsidRPr="00097215">
        <w:rPr>
          <w:rFonts w:asciiTheme="majorHAnsi" w:hAnsiTheme="majorHAnsi"/>
        </w:rPr>
        <w:t>)</w:t>
      </w:r>
      <w:r w:rsidRPr="00097215">
        <w:rPr>
          <w:rFonts w:asciiTheme="majorHAnsi" w:hAnsiTheme="majorHAnsi"/>
        </w:rPr>
        <w:br/>
      </w:r>
    </w:p>
    <w:p w14:paraId="3D919257" w14:textId="77777777" w:rsidR="0060089F" w:rsidRPr="00097215" w:rsidRDefault="0060089F" w:rsidP="00DC21DC">
      <w:pPr>
        <w:rPr>
          <w:rFonts w:asciiTheme="majorHAnsi" w:hAnsiTheme="majorHAnsi"/>
        </w:rPr>
      </w:pPr>
    </w:p>
    <w:p w14:paraId="14A7D89E" w14:textId="77777777" w:rsidR="0060089F" w:rsidRPr="00097215" w:rsidRDefault="0060089F" w:rsidP="00DC21DC">
      <w:pPr>
        <w:rPr>
          <w:rFonts w:asciiTheme="majorHAnsi" w:hAnsiTheme="majorHAnsi"/>
        </w:rPr>
      </w:pPr>
    </w:p>
    <w:p w14:paraId="062DE40B" w14:textId="77777777" w:rsidR="0060089F" w:rsidRPr="00097215" w:rsidRDefault="0060089F" w:rsidP="00DC21DC">
      <w:pPr>
        <w:rPr>
          <w:rFonts w:asciiTheme="majorHAnsi" w:hAnsiTheme="majorHAnsi"/>
        </w:rPr>
      </w:pPr>
      <w:r w:rsidRPr="00097215">
        <w:rPr>
          <w:rFonts w:asciiTheme="majorHAnsi" w:hAnsiTheme="majorHAnsi"/>
        </w:rPr>
        <w:t xml:space="preserve">Angle de mesure efficace : 15 ° (de chaque côté) donc 30° </w:t>
      </w:r>
      <w:r w:rsidRPr="00097215">
        <w:rPr>
          <w:rFonts w:asciiTheme="majorHAnsi" w:hAnsiTheme="majorHAnsi"/>
        </w:rPr>
        <w:br/>
        <w:t xml:space="preserve">                                                 entre chaque capteur</w:t>
      </w:r>
      <w:r w:rsidRPr="00097215">
        <w:rPr>
          <w:rFonts w:asciiTheme="majorHAnsi" w:hAnsiTheme="majorHAnsi"/>
        </w:rPr>
        <w:br/>
      </w:r>
    </w:p>
    <w:p w14:paraId="299227C7" w14:textId="77777777" w:rsidR="0060089F" w:rsidRPr="00097215" w:rsidRDefault="0060089F" w:rsidP="00DC21DC">
      <w:pPr>
        <w:rPr>
          <w:rFonts w:asciiTheme="majorHAnsi" w:hAnsiTheme="majorHAnsi"/>
        </w:rPr>
      </w:pPr>
    </w:p>
    <w:p w14:paraId="670CD675" w14:textId="77777777" w:rsidR="0060089F" w:rsidRPr="00097215" w:rsidRDefault="0060089F" w:rsidP="00DC21DC">
      <w:pPr>
        <w:rPr>
          <w:rFonts w:asciiTheme="majorHAnsi" w:hAnsiTheme="majorHAnsi"/>
          <w:b/>
          <w:u w:val="single"/>
        </w:rPr>
      </w:pPr>
      <w:r w:rsidRPr="00097215">
        <w:rPr>
          <w:rFonts w:asciiTheme="majorHAnsi" w:hAnsiTheme="majorHAnsi"/>
          <w:b/>
          <w:u w:val="single"/>
        </w:rPr>
        <w:t>Broches de connexion :</w:t>
      </w:r>
    </w:p>
    <w:p w14:paraId="728C262F" w14:textId="77777777" w:rsidR="0060089F" w:rsidRPr="00097215" w:rsidRDefault="0060089F" w:rsidP="00DC21DC">
      <w:pPr>
        <w:rPr>
          <w:rFonts w:asciiTheme="majorHAnsi" w:hAnsiTheme="majorHAnsi"/>
        </w:rPr>
      </w:pPr>
      <w:r w:rsidRPr="00097215">
        <w:rPr>
          <w:rFonts w:asciiTheme="majorHAnsi" w:hAnsiTheme="majorHAnsi"/>
        </w:rPr>
        <w:t>Vcc= Alimentation +5 V DC</w:t>
      </w:r>
      <w:r w:rsidRPr="00097215">
        <w:rPr>
          <w:rFonts w:asciiTheme="majorHAnsi" w:hAnsiTheme="majorHAnsi"/>
        </w:rPr>
        <w:br/>
      </w:r>
      <w:proofErr w:type="spellStart"/>
      <w:r w:rsidRPr="00097215">
        <w:rPr>
          <w:rFonts w:asciiTheme="majorHAnsi" w:hAnsiTheme="majorHAnsi"/>
        </w:rPr>
        <w:t>Trig</w:t>
      </w:r>
      <w:proofErr w:type="spellEnd"/>
      <w:r w:rsidRPr="00097215">
        <w:rPr>
          <w:rFonts w:asciiTheme="majorHAnsi" w:hAnsiTheme="majorHAnsi"/>
        </w:rPr>
        <w:t>= Entrée de déclenchement de la mesure (Trigger input)</w:t>
      </w:r>
      <w:r w:rsidRPr="00097215">
        <w:rPr>
          <w:rFonts w:asciiTheme="majorHAnsi" w:hAnsiTheme="majorHAnsi"/>
        </w:rPr>
        <w:br/>
        <w:t>Echo= Sortie de mesure donnée en écho (Echo output)</w:t>
      </w:r>
      <w:r w:rsidRPr="00097215">
        <w:rPr>
          <w:rFonts w:asciiTheme="majorHAnsi" w:hAnsiTheme="majorHAnsi"/>
        </w:rPr>
        <w:br/>
        <w:t>GND= Masse de l'alimentation</w:t>
      </w:r>
    </w:p>
    <w:p w14:paraId="05A1D78F" w14:textId="734EC610" w:rsidR="0060089F" w:rsidRPr="00097215" w:rsidRDefault="0060089F" w:rsidP="00DC21DC">
      <w:pPr>
        <w:rPr>
          <w:rFonts w:asciiTheme="majorHAnsi" w:hAnsiTheme="majorHAnsi"/>
        </w:rPr>
      </w:pPr>
      <w:r w:rsidRPr="00097215">
        <w:rPr>
          <w:rFonts w:asciiTheme="majorHAnsi" w:hAnsiTheme="majorHAnsi"/>
        </w:rPr>
        <w:t xml:space="preserve">En utilisant ces données nous rejoignons la réflexion retrouvée ici : </w:t>
      </w:r>
      <w:hyperlink r:id="rId43" w:history="1">
        <w:r w:rsidRPr="00097215">
          <w:rPr>
            <w:rStyle w:val="Lienhypertexte"/>
            <w:rFonts w:asciiTheme="majorHAnsi" w:hAnsiTheme="majorHAnsi"/>
          </w:rPr>
          <w:t>https://macduino.blogspot.com/2013/11/hc-sr04-using-multiple-ultrasonic.html</w:t>
        </w:r>
      </w:hyperlink>
      <w:r w:rsidRPr="00097215">
        <w:rPr>
          <w:rFonts w:asciiTheme="majorHAnsi" w:hAnsiTheme="majorHAnsi"/>
        </w:rPr>
        <w:t xml:space="preserve"> . Ainsi nous pouvons nous baser sur les calculs de Mr </w:t>
      </w:r>
      <w:proofErr w:type="spellStart"/>
      <w:r w:rsidRPr="00097215">
        <w:rPr>
          <w:rFonts w:asciiTheme="majorHAnsi" w:hAnsiTheme="majorHAnsi"/>
        </w:rPr>
        <w:t>Formenti</w:t>
      </w:r>
      <w:proofErr w:type="spellEnd"/>
      <w:r w:rsidRPr="00097215">
        <w:rPr>
          <w:rFonts w:asciiTheme="majorHAnsi" w:hAnsiTheme="majorHAnsi"/>
        </w:rPr>
        <w:t xml:space="preserve"> pour définir la position exacte de nos capteurs </w:t>
      </w:r>
      <w:r w:rsidR="00FB13CB">
        <w:rPr>
          <w:rFonts w:asciiTheme="majorHAnsi" w:hAnsiTheme="majorHAnsi"/>
        </w:rPr>
        <w:t>selon</w:t>
      </w:r>
      <w:r w:rsidRPr="00097215">
        <w:rPr>
          <w:rFonts w:asciiTheme="majorHAnsi" w:hAnsiTheme="majorHAnsi"/>
        </w:rPr>
        <w:t xml:space="preserve"> le schéma suivant :</w:t>
      </w:r>
    </w:p>
    <w:p w14:paraId="295A86D0" w14:textId="77777777" w:rsidR="00CF314F" w:rsidRPr="000D7154" w:rsidRDefault="0060089F" w:rsidP="008147BD">
      <w:pPr>
        <w:jc w:val="both"/>
        <w:rPr>
          <w:rFonts w:asciiTheme="majorHAnsi" w:hAnsiTheme="majorHAnsi"/>
          <w:lang w:val="en-US"/>
          <w:rPrChange w:id="217" w:author="Microsoft Office User" w:date="2019-06-12T09:19:00Z">
            <w:rPr>
              <w:rFonts w:asciiTheme="majorHAnsi" w:hAnsiTheme="majorHAnsi"/>
            </w:rPr>
          </w:rPrChange>
        </w:rPr>
      </w:pPr>
      <w:r w:rsidRPr="00097215">
        <w:rPr>
          <w:rFonts w:asciiTheme="majorHAnsi" w:hAnsiTheme="majorHAnsi"/>
          <w:noProof/>
        </w:rPr>
        <w:drawing>
          <wp:inline distT="0" distB="0" distL="0" distR="0" wp14:anchorId="0D138532" wp14:editId="3E8EF0F5">
            <wp:extent cx="3825028" cy="2168236"/>
            <wp:effectExtent l="0" t="0" r="0" b="3810"/>
            <wp:docPr id="12" name="Image 1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 Réflexion 2.png"/>
                    <pic:cNvPicPr/>
                  </pic:nvPicPr>
                  <pic:blipFill>
                    <a:blip r:embed="rId44">
                      <a:extLst>
                        <a:ext uri="{28A0092B-C50C-407E-A947-70E740481C1C}">
                          <a14:useLocalDpi xmlns:a14="http://schemas.microsoft.com/office/drawing/2010/main" val="0"/>
                        </a:ext>
                      </a:extLst>
                    </a:blip>
                    <a:stretch>
                      <a:fillRect/>
                    </a:stretch>
                  </pic:blipFill>
                  <pic:spPr>
                    <a:xfrm>
                      <a:off x="0" y="0"/>
                      <a:ext cx="3880053" cy="2199427"/>
                    </a:xfrm>
                    <a:prstGeom prst="rect">
                      <a:avLst/>
                    </a:prstGeom>
                  </pic:spPr>
                </pic:pic>
              </a:graphicData>
            </a:graphic>
          </wp:inline>
        </w:drawing>
      </w:r>
      <w:r w:rsidRPr="000D7154">
        <w:rPr>
          <w:rFonts w:asciiTheme="majorHAnsi" w:hAnsiTheme="majorHAnsi"/>
          <w:lang w:val="en-US"/>
          <w:rPrChange w:id="218" w:author="Microsoft Office User" w:date="2019-06-12T09:19:00Z">
            <w:rPr>
              <w:rFonts w:asciiTheme="majorHAnsi" w:hAnsiTheme="majorHAnsi"/>
            </w:rPr>
          </w:rPrChange>
        </w:rPr>
        <w:t xml:space="preserve"> </w:t>
      </w:r>
    </w:p>
    <w:p w14:paraId="49E4C792" w14:textId="77777777" w:rsidR="00A74853" w:rsidRPr="000D7154" w:rsidRDefault="00A74853" w:rsidP="008147BD">
      <w:pPr>
        <w:jc w:val="both"/>
        <w:rPr>
          <w:rFonts w:asciiTheme="majorHAnsi" w:hAnsiTheme="majorHAnsi"/>
          <w:lang w:val="en-US"/>
          <w:rPrChange w:id="219" w:author="Microsoft Office User" w:date="2019-06-12T09:19:00Z">
            <w:rPr>
              <w:rFonts w:asciiTheme="majorHAnsi" w:hAnsiTheme="majorHAnsi"/>
            </w:rPr>
          </w:rPrChange>
        </w:rPr>
      </w:pPr>
    </w:p>
    <w:bookmarkStart w:id="220" w:name="_ANNEXE_2_:"/>
    <w:bookmarkStart w:id="221" w:name="_Toc11178102"/>
    <w:bookmarkEnd w:id="220"/>
    <w:p w14:paraId="55F70D22" w14:textId="59938907" w:rsidR="0060089F" w:rsidRPr="000D7154" w:rsidRDefault="003F0B0B" w:rsidP="00145EBA">
      <w:pPr>
        <w:pStyle w:val="Titre1"/>
        <w:jc w:val="center"/>
        <w:rPr>
          <w:sz w:val="48"/>
          <w:lang w:val="en-US"/>
          <w:rPrChange w:id="222" w:author="Microsoft Office User" w:date="2019-06-12T09:19:00Z">
            <w:rPr>
              <w:sz w:val="48"/>
            </w:rPr>
          </w:rPrChange>
        </w:rPr>
      </w:pPr>
      <w:r w:rsidRPr="00097215">
        <w:rPr>
          <w:noProof/>
          <w:sz w:val="48"/>
        </w:rPr>
        <mc:AlternateContent>
          <mc:Choice Requires="wpg">
            <w:drawing>
              <wp:anchor distT="0" distB="0" distL="114300" distR="114300" simplePos="0" relativeHeight="251636224" behindDoc="1" locked="0" layoutInCell="1" allowOverlap="1" wp14:anchorId="13CFBF73" wp14:editId="0CBEB6A8">
                <wp:simplePos x="0" y="0"/>
                <wp:positionH relativeFrom="column">
                  <wp:posOffset>-899795</wp:posOffset>
                </wp:positionH>
                <wp:positionV relativeFrom="paragraph">
                  <wp:posOffset>235585</wp:posOffset>
                </wp:positionV>
                <wp:extent cx="8035579" cy="7719060"/>
                <wp:effectExtent l="0" t="0" r="0" b="0"/>
                <wp:wrapNone/>
                <wp:docPr id="15" name="Groupe 15"/>
                <wp:cNvGraphicFramePr/>
                <a:graphic xmlns:a="http://schemas.openxmlformats.org/drawingml/2006/main">
                  <a:graphicData uri="http://schemas.microsoft.com/office/word/2010/wordprocessingGroup">
                    <wpg:wgp>
                      <wpg:cNvGrpSpPr/>
                      <wpg:grpSpPr>
                        <a:xfrm>
                          <a:off x="0" y="0"/>
                          <a:ext cx="8035579" cy="7719060"/>
                          <a:chOff x="0" y="0"/>
                          <a:chExt cx="8035579" cy="6837218"/>
                        </a:xfrm>
                      </wpg:grpSpPr>
                      <pic:pic xmlns:pic="http://schemas.openxmlformats.org/drawingml/2006/picture">
                        <pic:nvPicPr>
                          <pic:cNvPr id="9" name="Graphique 9"/>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4308764" y="173182"/>
                            <a:ext cx="3726815" cy="5270500"/>
                          </a:xfrm>
                          <a:prstGeom prst="rect">
                            <a:avLst/>
                          </a:prstGeom>
                        </pic:spPr>
                      </pic:pic>
                      <pic:pic xmlns:pic="http://schemas.openxmlformats.org/drawingml/2006/picture">
                        <pic:nvPicPr>
                          <pic:cNvPr id="10" name="Graphique 10"/>
                          <pic:cNvPicPr>
                            <a:picLocks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rot="10800000" flipH="1">
                            <a:off x="2078182" y="1579418"/>
                            <a:ext cx="3717290" cy="5257800"/>
                          </a:xfrm>
                          <a:prstGeom prst="rect">
                            <a:avLst/>
                          </a:prstGeom>
                        </pic:spPr>
                      </pic:pic>
                      <pic:pic xmlns:pic="http://schemas.openxmlformats.org/drawingml/2006/picture">
                        <pic:nvPicPr>
                          <pic:cNvPr id="11" name="Graphique 11"/>
                          <pic:cNvPicPr>
                            <a:picLocks noChangeAspect="1"/>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26971" t="18613" r="45904" b="63793"/>
                          <a:stretch/>
                        </pic:blipFill>
                        <pic:spPr bwMode="auto">
                          <a:xfrm>
                            <a:off x="1018309" y="3193472"/>
                            <a:ext cx="1170305" cy="107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phique 13"/>
                          <pic:cNvPicPr>
                            <a:picLocks noChangeAspect="1"/>
                          </pic:cNvPicPr>
                        </pic:nvPicPr>
                        <pic:blipFill rotWithShape="1">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rcRect l="24773" t="27804" r="41550" b="46089"/>
                          <a:stretch/>
                        </pic:blipFill>
                        <pic:spPr bwMode="auto">
                          <a:xfrm>
                            <a:off x="3179618" y="1087582"/>
                            <a:ext cx="1198245" cy="1313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phique 14"/>
                          <pic:cNvPicPr>
                            <a:picLocks noChangeAspect="1"/>
                          </pic:cNvPicPr>
                        </pic:nvPicPr>
                        <pic:blipFill rotWithShape="1">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rcRect r="13059" b="39125"/>
                          <a:stretch/>
                        </pic:blipFill>
                        <pic:spPr bwMode="auto">
                          <a:xfrm>
                            <a:off x="0" y="0"/>
                            <a:ext cx="3070225" cy="304101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BD2CE41" id="Groupe 15" o:spid="_x0000_s1026" style="position:absolute;margin-left:-70.85pt;margin-top:18.55pt;width:632.7pt;height:607.8pt;z-index:-251680256;mso-height-relative:margin" coordsize="80355,68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6PvbtXuey8Djh+C76DzBUE3YBh6pBiuricwhfg&#10;lOnUu1DpNEGNgwsXwmBwFatQIQcTBA4mAYUIE2xhjBl/FCYOxnnWm3fB5uRo9se7/HqvZ/9+sDhz&#10;PoWYxRbsv/Y5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97cEwAAACAMGj9&#10;U1vCE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OOi4AAAADC9Z5vNZhH/nWW8n6nuC5q1Wyi5i2WxWLyx6OAAu4UyDMOHeNWdWXQAFLfZ&#10;m/v0KsxcjwUEn+IlMBOLDmZm0cHMLDqYmUUHM7PoYGYWHczMooOZWXQwM4sOZmbRwcwsOpiZRQcz&#10;s+hgZhYd3NXuE+G3/GS4RQd3sb/gxlmv14/izdex6OAuUotunHjzdSw6uIvUghsn3nwdiw7u4ooF&#10;93J767UsOrirhw8fvr204J5ur72RRQczs+gg+BovgZlYdDAziw5mZtHBzCw6mJlFBzOz6GBmFh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P3v3cxvHkQVw2N0jUsBcSNjAnHigdeJNshIQtQksvQmQjsBUApIj&#10;oJSBFYFlbAIKwYA3AB/3aGAT4NbTjABKaEr8N3w1Vd8HPJAmxWY3ULz4h6o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h/e3AgAAAAwDBo/tRXOEA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AADAfOIcAAAALXEOAABgPnEOAACAljgH&#10;AAAwnzgHAABAS5wDAACYT5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AcAADCeOAcAAEBLnAMAABhPnAMAAKAlzgEAAIwnzgEAANAS5wAAAMYT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">
                <v:shape id="Graphique 9" o:spid="_x0000_s1027" type="#_x0000_t75" style="position:absolute;left:43087;top:1731;width:37268;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">
                  <v:imagedata r:id="rId55" o:title=""/>
                </v:shape>
                <v:shape id="Graphique 10" o:spid="_x0000_s1028" type="#_x0000_t75" style="position:absolute;left:20781;top:15794;width:37173;height:52578;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">
                  <v:imagedata r:id="rId56" o:title=""/>
                </v:shape>
                <v:shape id="Graphique 11" o:spid="_x0000_s1029" type="#_x0000_t75" style="position:absolute;left:10183;top:31934;width:11703;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">
                  <v:imagedata r:id="rId57" o:title="" croptop="12198f" cropbottom="41807f" cropleft="17676f" cropright="30084f"/>
                </v:shape>
                <v:shape id="Graphique 13" o:spid="_x0000_s1030" type="#_x0000_t75" style="position:absolute;left:31796;top:10875;width:11982;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">
                  <v:imagedata r:id="rId58" o:title="" croptop="18222f" cropbottom="30205f" cropleft="16235f" cropright="27230f"/>
                </v:shape>
                <v:shape id="Graphique 14" o:spid="_x0000_s1031" type="#_x0000_t75" style="position:absolute;width:30702;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">
                  <v:imagedata r:id="rId59" o:title="" cropbottom="25641f" cropright="8558f"/>
                </v:shape>
              </v:group>
            </w:pict>
          </mc:Fallback>
        </mc:AlternateContent>
      </w:r>
      <w:r w:rsidR="00925135" w:rsidRPr="000D7154">
        <w:rPr>
          <w:sz w:val="48"/>
          <w:lang w:val="en-US"/>
          <w:rPrChange w:id="223" w:author="Microsoft Office User" w:date="2019-06-12T09:19:00Z">
            <w:rPr>
              <w:sz w:val="48"/>
            </w:rPr>
          </w:rPrChange>
        </w:rPr>
        <w:t>ANNEXE 2 : PIECES INKSCAPE</w:t>
      </w:r>
      <w:bookmarkEnd w:id="221"/>
    </w:p>
    <w:p w14:paraId="77C87D60" w14:textId="5FEF7B82" w:rsidR="0060089F" w:rsidRPr="000D7154" w:rsidRDefault="0060089F" w:rsidP="008147BD">
      <w:pPr>
        <w:jc w:val="both"/>
        <w:rPr>
          <w:rFonts w:asciiTheme="majorHAnsi" w:hAnsiTheme="majorHAnsi"/>
          <w:lang w:val="en-US" w:eastAsia="fr-FR"/>
          <w:rPrChange w:id="224" w:author="Microsoft Office User" w:date="2019-06-12T09:19:00Z">
            <w:rPr>
              <w:rFonts w:asciiTheme="majorHAnsi" w:hAnsiTheme="majorHAnsi"/>
              <w:lang w:eastAsia="fr-FR"/>
            </w:rPr>
          </w:rPrChange>
        </w:rPr>
      </w:pPr>
    </w:p>
    <w:p w14:paraId="16D0F408" w14:textId="2DE17C97" w:rsidR="0060089F" w:rsidRPr="000D7154" w:rsidRDefault="0060089F" w:rsidP="008147BD">
      <w:pPr>
        <w:jc w:val="both"/>
        <w:rPr>
          <w:rFonts w:asciiTheme="majorHAnsi" w:hAnsiTheme="majorHAnsi"/>
          <w:lang w:val="en-US"/>
          <w:rPrChange w:id="225" w:author="Microsoft Office User" w:date="2019-06-12T09:19:00Z">
            <w:rPr>
              <w:rFonts w:asciiTheme="majorHAnsi" w:hAnsiTheme="majorHAnsi"/>
            </w:rPr>
          </w:rPrChange>
        </w:rPr>
      </w:pPr>
    </w:p>
    <w:p w14:paraId="3E7572FD" w14:textId="3AC92E59" w:rsidR="000D7569" w:rsidRPr="000D7154" w:rsidRDefault="000D7569" w:rsidP="008147BD">
      <w:pPr>
        <w:jc w:val="both"/>
        <w:rPr>
          <w:rFonts w:asciiTheme="majorHAnsi" w:hAnsiTheme="majorHAnsi"/>
          <w:lang w:val="en-US"/>
          <w:rPrChange w:id="226" w:author="Microsoft Office User" w:date="2019-06-12T09:19:00Z">
            <w:rPr>
              <w:rFonts w:asciiTheme="majorHAnsi" w:hAnsiTheme="majorHAnsi"/>
            </w:rPr>
          </w:rPrChange>
        </w:rPr>
      </w:pPr>
    </w:p>
    <w:p w14:paraId="5303EF63" w14:textId="590387BF" w:rsidR="000D7569" w:rsidRPr="000D7154" w:rsidRDefault="000D7569" w:rsidP="008147BD">
      <w:pPr>
        <w:jc w:val="both"/>
        <w:rPr>
          <w:rFonts w:asciiTheme="majorHAnsi" w:hAnsiTheme="majorHAnsi"/>
          <w:lang w:val="en-US"/>
          <w:rPrChange w:id="227" w:author="Microsoft Office User" w:date="2019-06-12T09:19:00Z">
            <w:rPr>
              <w:rFonts w:asciiTheme="majorHAnsi" w:hAnsiTheme="majorHAnsi"/>
            </w:rPr>
          </w:rPrChange>
        </w:rPr>
      </w:pPr>
    </w:p>
    <w:p w14:paraId="777BA1F8" w14:textId="5D01A366" w:rsidR="000D7569" w:rsidRPr="000D7154" w:rsidRDefault="000D7569" w:rsidP="008147BD">
      <w:pPr>
        <w:jc w:val="both"/>
        <w:rPr>
          <w:rFonts w:asciiTheme="majorHAnsi" w:hAnsiTheme="majorHAnsi"/>
          <w:lang w:val="en-US"/>
          <w:rPrChange w:id="228" w:author="Microsoft Office User" w:date="2019-06-12T09:19:00Z">
            <w:rPr>
              <w:rFonts w:asciiTheme="majorHAnsi" w:hAnsiTheme="majorHAnsi"/>
            </w:rPr>
          </w:rPrChange>
        </w:rPr>
      </w:pPr>
    </w:p>
    <w:p w14:paraId="22E66715" w14:textId="7C0D6119" w:rsidR="000D7569" w:rsidRPr="000D7154" w:rsidRDefault="000D7569" w:rsidP="008147BD">
      <w:pPr>
        <w:jc w:val="both"/>
        <w:rPr>
          <w:rFonts w:asciiTheme="majorHAnsi" w:hAnsiTheme="majorHAnsi"/>
          <w:lang w:val="en-US"/>
          <w:rPrChange w:id="229" w:author="Microsoft Office User" w:date="2019-06-12T09:19:00Z">
            <w:rPr>
              <w:rFonts w:asciiTheme="majorHAnsi" w:hAnsiTheme="majorHAnsi"/>
            </w:rPr>
          </w:rPrChange>
        </w:rPr>
      </w:pPr>
    </w:p>
    <w:p w14:paraId="2852FF6F" w14:textId="131E08D6" w:rsidR="000D7569" w:rsidRPr="000D7154" w:rsidRDefault="000D7569" w:rsidP="008147BD">
      <w:pPr>
        <w:jc w:val="both"/>
        <w:rPr>
          <w:rFonts w:asciiTheme="majorHAnsi" w:hAnsiTheme="majorHAnsi"/>
          <w:lang w:val="en-US"/>
          <w:rPrChange w:id="230" w:author="Microsoft Office User" w:date="2019-06-12T09:19:00Z">
            <w:rPr>
              <w:rFonts w:asciiTheme="majorHAnsi" w:hAnsiTheme="majorHAnsi"/>
            </w:rPr>
          </w:rPrChange>
        </w:rPr>
      </w:pPr>
    </w:p>
    <w:p w14:paraId="0245C679" w14:textId="49DBC36F" w:rsidR="000D7569" w:rsidRPr="000D7154" w:rsidRDefault="000D7569" w:rsidP="008147BD">
      <w:pPr>
        <w:jc w:val="both"/>
        <w:rPr>
          <w:rFonts w:asciiTheme="majorHAnsi" w:hAnsiTheme="majorHAnsi"/>
          <w:lang w:val="en-US"/>
          <w:rPrChange w:id="231" w:author="Microsoft Office User" w:date="2019-06-12T09:19:00Z">
            <w:rPr>
              <w:rFonts w:asciiTheme="majorHAnsi" w:hAnsiTheme="majorHAnsi"/>
            </w:rPr>
          </w:rPrChange>
        </w:rPr>
      </w:pPr>
    </w:p>
    <w:p w14:paraId="0EE54B00" w14:textId="0D7B0908" w:rsidR="000D7569" w:rsidRPr="000D7154" w:rsidRDefault="000D7569" w:rsidP="008147BD">
      <w:pPr>
        <w:jc w:val="both"/>
        <w:rPr>
          <w:rFonts w:asciiTheme="majorHAnsi" w:hAnsiTheme="majorHAnsi"/>
          <w:lang w:val="en-US"/>
          <w:rPrChange w:id="232" w:author="Microsoft Office User" w:date="2019-06-12T09:19:00Z">
            <w:rPr>
              <w:rFonts w:asciiTheme="majorHAnsi" w:hAnsiTheme="majorHAnsi"/>
            </w:rPr>
          </w:rPrChange>
        </w:rPr>
      </w:pPr>
    </w:p>
    <w:p w14:paraId="44163D11" w14:textId="243181C1" w:rsidR="000D7569" w:rsidRPr="000D7154" w:rsidRDefault="000D7569" w:rsidP="008147BD">
      <w:pPr>
        <w:jc w:val="both"/>
        <w:rPr>
          <w:rFonts w:asciiTheme="majorHAnsi" w:hAnsiTheme="majorHAnsi"/>
          <w:lang w:val="en-US"/>
          <w:rPrChange w:id="233" w:author="Microsoft Office User" w:date="2019-06-12T09:19:00Z">
            <w:rPr>
              <w:rFonts w:asciiTheme="majorHAnsi" w:hAnsiTheme="majorHAnsi"/>
            </w:rPr>
          </w:rPrChange>
        </w:rPr>
      </w:pPr>
    </w:p>
    <w:p w14:paraId="1A4B9505" w14:textId="60A0945E" w:rsidR="000D7569" w:rsidRPr="000D7154" w:rsidRDefault="000D7569" w:rsidP="008147BD">
      <w:pPr>
        <w:jc w:val="both"/>
        <w:rPr>
          <w:rFonts w:asciiTheme="majorHAnsi" w:hAnsiTheme="majorHAnsi"/>
          <w:lang w:val="en-US"/>
          <w:rPrChange w:id="234" w:author="Microsoft Office User" w:date="2019-06-12T09:19:00Z">
            <w:rPr>
              <w:rFonts w:asciiTheme="majorHAnsi" w:hAnsiTheme="majorHAnsi"/>
            </w:rPr>
          </w:rPrChange>
        </w:rPr>
      </w:pPr>
    </w:p>
    <w:p w14:paraId="0B68B2CB" w14:textId="4A9FC4A7" w:rsidR="000D7569" w:rsidRPr="000D7154" w:rsidRDefault="000D7569" w:rsidP="008147BD">
      <w:pPr>
        <w:jc w:val="both"/>
        <w:rPr>
          <w:rFonts w:asciiTheme="majorHAnsi" w:hAnsiTheme="majorHAnsi"/>
          <w:lang w:val="en-US"/>
          <w:rPrChange w:id="235" w:author="Microsoft Office User" w:date="2019-06-12T09:19:00Z">
            <w:rPr>
              <w:rFonts w:asciiTheme="majorHAnsi" w:hAnsiTheme="majorHAnsi"/>
            </w:rPr>
          </w:rPrChange>
        </w:rPr>
      </w:pPr>
    </w:p>
    <w:p w14:paraId="6E480944" w14:textId="5C98644C" w:rsidR="000D7569" w:rsidRPr="000D7154" w:rsidRDefault="000D7569" w:rsidP="008147BD">
      <w:pPr>
        <w:jc w:val="both"/>
        <w:rPr>
          <w:rFonts w:asciiTheme="majorHAnsi" w:hAnsiTheme="majorHAnsi"/>
          <w:lang w:val="en-US"/>
          <w:rPrChange w:id="236" w:author="Microsoft Office User" w:date="2019-06-12T09:19:00Z">
            <w:rPr>
              <w:rFonts w:asciiTheme="majorHAnsi" w:hAnsiTheme="majorHAnsi"/>
            </w:rPr>
          </w:rPrChange>
        </w:rPr>
      </w:pPr>
    </w:p>
    <w:p w14:paraId="5D4C9558" w14:textId="5E0A33B9" w:rsidR="000D7569" w:rsidRPr="000D7154" w:rsidRDefault="000D7569" w:rsidP="008147BD">
      <w:pPr>
        <w:jc w:val="both"/>
        <w:rPr>
          <w:rFonts w:asciiTheme="majorHAnsi" w:hAnsiTheme="majorHAnsi"/>
          <w:lang w:val="en-US"/>
          <w:rPrChange w:id="237" w:author="Microsoft Office User" w:date="2019-06-12T09:19:00Z">
            <w:rPr>
              <w:rFonts w:asciiTheme="majorHAnsi" w:hAnsiTheme="majorHAnsi"/>
            </w:rPr>
          </w:rPrChange>
        </w:rPr>
      </w:pPr>
    </w:p>
    <w:p w14:paraId="486F297B" w14:textId="6B973563" w:rsidR="000D7569" w:rsidRPr="000D7154" w:rsidRDefault="000D7569" w:rsidP="008147BD">
      <w:pPr>
        <w:jc w:val="both"/>
        <w:rPr>
          <w:rFonts w:asciiTheme="majorHAnsi" w:hAnsiTheme="majorHAnsi"/>
          <w:lang w:val="en-US"/>
          <w:rPrChange w:id="238" w:author="Microsoft Office User" w:date="2019-06-12T09:19:00Z">
            <w:rPr>
              <w:rFonts w:asciiTheme="majorHAnsi" w:hAnsiTheme="majorHAnsi"/>
            </w:rPr>
          </w:rPrChange>
        </w:rPr>
      </w:pPr>
    </w:p>
    <w:p w14:paraId="22E811C6" w14:textId="3BFEA7AE" w:rsidR="000D7569" w:rsidRPr="000D7154" w:rsidRDefault="000D7569" w:rsidP="008147BD">
      <w:pPr>
        <w:jc w:val="both"/>
        <w:rPr>
          <w:rFonts w:asciiTheme="majorHAnsi" w:hAnsiTheme="majorHAnsi"/>
          <w:lang w:val="en-US"/>
          <w:rPrChange w:id="239" w:author="Microsoft Office User" w:date="2019-06-12T09:19:00Z">
            <w:rPr>
              <w:rFonts w:asciiTheme="majorHAnsi" w:hAnsiTheme="majorHAnsi"/>
            </w:rPr>
          </w:rPrChange>
        </w:rPr>
      </w:pPr>
    </w:p>
    <w:p w14:paraId="33739461" w14:textId="741022BB" w:rsidR="000D7569" w:rsidRPr="000D7154" w:rsidRDefault="000D7569" w:rsidP="008147BD">
      <w:pPr>
        <w:jc w:val="both"/>
        <w:rPr>
          <w:rFonts w:asciiTheme="majorHAnsi" w:hAnsiTheme="majorHAnsi"/>
          <w:lang w:val="en-US"/>
          <w:rPrChange w:id="240" w:author="Microsoft Office User" w:date="2019-06-12T09:19:00Z">
            <w:rPr>
              <w:rFonts w:asciiTheme="majorHAnsi" w:hAnsiTheme="majorHAnsi"/>
            </w:rPr>
          </w:rPrChange>
        </w:rPr>
      </w:pPr>
    </w:p>
    <w:p w14:paraId="2A114371" w14:textId="735501EA" w:rsidR="000D7569" w:rsidRPr="000D7154" w:rsidRDefault="000D7569" w:rsidP="008147BD">
      <w:pPr>
        <w:jc w:val="both"/>
        <w:rPr>
          <w:rFonts w:asciiTheme="majorHAnsi" w:hAnsiTheme="majorHAnsi"/>
          <w:lang w:val="en-US"/>
          <w:rPrChange w:id="241" w:author="Microsoft Office User" w:date="2019-06-12T09:19:00Z">
            <w:rPr>
              <w:rFonts w:asciiTheme="majorHAnsi" w:hAnsiTheme="majorHAnsi"/>
            </w:rPr>
          </w:rPrChange>
        </w:rPr>
      </w:pPr>
    </w:p>
    <w:p w14:paraId="1F37733C" w14:textId="2D4C76C7" w:rsidR="000D7569" w:rsidRPr="000D7154" w:rsidRDefault="000D7569" w:rsidP="008147BD">
      <w:pPr>
        <w:jc w:val="both"/>
        <w:rPr>
          <w:rFonts w:asciiTheme="majorHAnsi" w:hAnsiTheme="majorHAnsi"/>
          <w:lang w:val="en-US"/>
          <w:rPrChange w:id="242" w:author="Microsoft Office User" w:date="2019-06-12T09:19:00Z">
            <w:rPr>
              <w:rFonts w:asciiTheme="majorHAnsi" w:hAnsiTheme="majorHAnsi"/>
            </w:rPr>
          </w:rPrChange>
        </w:rPr>
      </w:pPr>
    </w:p>
    <w:p w14:paraId="41500CB4" w14:textId="77777777" w:rsidR="00635A92" w:rsidRPr="000D7154" w:rsidRDefault="00635A92" w:rsidP="008147BD">
      <w:pPr>
        <w:jc w:val="both"/>
        <w:rPr>
          <w:rFonts w:asciiTheme="majorHAnsi" w:hAnsiTheme="majorHAnsi"/>
          <w:sz w:val="48"/>
          <w:lang w:val="en-US"/>
          <w:rPrChange w:id="243" w:author="Microsoft Office User" w:date="2019-06-12T09:19:00Z">
            <w:rPr>
              <w:rFonts w:asciiTheme="majorHAnsi" w:hAnsiTheme="majorHAnsi"/>
              <w:sz w:val="48"/>
            </w:rPr>
          </w:rPrChange>
        </w:rPr>
      </w:pPr>
      <w:r w:rsidRPr="000D7154">
        <w:rPr>
          <w:rFonts w:asciiTheme="majorHAnsi" w:hAnsiTheme="majorHAnsi"/>
          <w:sz w:val="48"/>
          <w:lang w:val="en-US"/>
          <w:rPrChange w:id="244" w:author="Microsoft Office User" w:date="2019-06-12T09:19:00Z">
            <w:rPr>
              <w:rFonts w:asciiTheme="majorHAnsi" w:hAnsiTheme="majorHAnsi"/>
              <w:sz w:val="48"/>
            </w:rPr>
          </w:rPrChange>
        </w:rPr>
        <w:br/>
      </w:r>
    </w:p>
    <w:p w14:paraId="37441438" w14:textId="77777777" w:rsidR="00635A92" w:rsidRPr="000D7154" w:rsidRDefault="00635A92" w:rsidP="008147BD">
      <w:pPr>
        <w:jc w:val="both"/>
        <w:rPr>
          <w:rFonts w:asciiTheme="majorHAnsi" w:hAnsiTheme="majorHAnsi"/>
          <w:sz w:val="48"/>
          <w:lang w:val="en-US"/>
          <w:rPrChange w:id="245" w:author="Microsoft Office User" w:date="2019-06-12T09:19:00Z">
            <w:rPr>
              <w:rFonts w:asciiTheme="majorHAnsi" w:hAnsiTheme="majorHAnsi"/>
              <w:sz w:val="48"/>
            </w:rPr>
          </w:rPrChange>
        </w:rPr>
      </w:pPr>
    </w:p>
    <w:p w14:paraId="3462F3EB" w14:textId="734F06FA" w:rsidR="00635A92" w:rsidRPr="000D7154" w:rsidRDefault="000D7154" w:rsidP="008147BD">
      <w:pPr>
        <w:jc w:val="both"/>
        <w:rPr>
          <w:rFonts w:asciiTheme="majorHAnsi" w:hAnsiTheme="majorHAnsi"/>
          <w:lang w:val="en-US"/>
          <w:rPrChange w:id="246" w:author="Microsoft Office User" w:date="2019-06-12T09:19:00Z">
            <w:rPr>
              <w:rFonts w:asciiTheme="majorHAnsi" w:hAnsiTheme="majorHAnsi"/>
            </w:rPr>
          </w:rPrChange>
        </w:rPr>
      </w:pPr>
      <w:r>
        <w:fldChar w:fldCharType="begin"/>
      </w:r>
      <w:r w:rsidRPr="000D7154">
        <w:rPr>
          <w:lang w:val="en-US"/>
          <w:rPrChange w:id="247" w:author="Microsoft Office User" w:date="2019-06-12T09:19:00Z">
            <w:rPr/>
          </w:rPrChange>
        </w:rPr>
        <w:instrText xml:space="preserve"> HYPERLINK "https://github.com/ChloeMaccarinelli/TER_M1_S2/tree/master/maquettes_inkscape" </w:instrText>
      </w:r>
      <w:r>
        <w:fldChar w:fldCharType="separate"/>
      </w:r>
      <w:r w:rsidR="0039325D" w:rsidRPr="000D7154">
        <w:rPr>
          <w:rStyle w:val="Lienhypertexte"/>
          <w:rFonts w:asciiTheme="majorHAnsi" w:hAnsiTheme="majorHAnsi"/>
          <w:lang w:val="en-US"/>
          <w:rPrChange w:id="248" w:author="Microsoft Office User" w:date="2019-06-12T09:19:00Z">
            <w:rPr>
              <w:rStyle w:val="Lienhypertexte"/>
              <w:rFonts w:asciiTheme="majorHAnsi" w:hAnsiTheme="majorHAnsi"/>
            </w:rPr>
          </w:rPrChange>
        </w:rPr>
        <w:t>https://github.com/ChloeMaccarinelli/TER_M1_S2/tree/master/maquettes_inkscape</w:t>
      </w:r>
      <w:r>
        <w:rPr>
          <w:rStyle w:val="Lienhypertexte"/>
          <w:rFonts w:asciiTheme="majorHAnsi" w:hAnsiTheme="majorHAnsi"/>
        </w:rPr>
        <w:fldChar w:fldCharType="end"/>
      </w:r>
    </w:p>
    <w:p w14:paraId="518514F1" w14:textId="77777777" w:rsidR="0039325D" w:rsidRPr="000D7154" w:rsidRDefault="0039325D" w:rsidP="008147BD">
      <w:pPr>
        <w:jc w:val="both"/>
        <w:rPr>
          <w:rFonts w:asciiTheme="majorHAnsi" w:hAnsiTheme="majorHAnsi"/>
          <w:lang w:val="en-US"/>
          <w:rPrChange w:id="249" w:author="Microsoft Office User" w:date="2019-06-12T09:19:00Z">
            <w:rPr>
              <w:rFonts w:asciiTheme="majorHAnsi" w:hAnsiTheme="majorHAnsi"/>
            </w:rPr>
          </w:rPrChange>
        </w:rPr>
      </w:pPr>
    </w:p>
    <w:p w14:paraId="0266BAFD" w14:textId="77777777" w:rsidR="00CF314F" w:rsidRPr="000D7154" w:rsidRDefault="00CF314F" w:rsidP="008147BD">
      <w:pPr>
        <w:jc w:val="both"/>
        <w:rPr>
          <w:rFonts w:asciiTheme="majorHAnsi" w:hAnsiTheme="majorHAnsi"/>
          <w:lang w:val="en-US"/>
          <w:rPrChange w:id="250" w:author="Microsoft Office User" w:date="2019-06-12T09:19:00Z">
            <w:rPr>
              <w:rFonts w:asciiTheme="majorHAnsi" w:hAnsiTheme="majorHAnsi"/>
            </w:rPr>
          </w:rPrChange>
        </w:rPr>
      </w:pPr>
    </w:p>
    <w:p w14:paraId="78EC1402" w14:textId="2017345B" w:rsidR="000D7569" w:rsidRPr="000D7154" w:rsidRDefault="000D7569" w:rsidP="00145EBA">
      <w:pPr>
        <w:pStyle w:val="Titre1"/>
        <w:jc w:val="center"/>
        <w:rPr>
          <w:sz w:val="48"/>
          <w:lang w:val="en-US"/>
          <w:rPrChange w:id="251" w:author="Microsoft Office User" w:date="2019-06-12T09:19:00Z">
            <w:rPr>
              <w:sz w:val="48"/>
            </w:rPr>
          </w:rPrChange>
        </w:rPr>
      </w:pPr>
      <w:bookmarkStart w:id="252" w:name="_ANNEXE_3_:"/>
      <w:bookmarkStart w:id="253" w:name="_Toc11178103"/>
      <w:bookmarkEnd w:id="252"/>
      <w:r w:rsidRPr="000D7154">
        <w:rPr>
          <w:sz w:val="48"/>
          <w:lang w:val="en-US"/>
          <w:rPrChange w:id="254" w:author="Microsoft Office User" w:date="2019-06-12T09:19:00Z">
            <w:rPr>
              <w:sz w:val="48"/>
            </w:rPr>
          </w:rPrChange>
        </w:rPr>
        <w:t>ANNEXE 3 : TEST 1 CAPTEUR</w:t>
      </w:r>
      <w:bookmarkEnd w:id="253"/>
    </w:p>
    <w:p w14:paraId="659012CA" w14:textId="632DC039" w:rsidR="000D7569" w:rsidRPr="000D7154" w:rsidRDefault="000D7569" w:rsidP="008147BD">
      <w:pPr>
        <w:spacing w:after="0" w:line="240" w:lineRule="auto"/>
        <w:jc w:val="both"/>
        <w:rPr>
          <w:rFonts w:asciiTheme="majorHAnsi" w:hAnsiTheme="majorHAnsi"/>
          <w:lang w:val="en-US"/>
          <w:rPrChange w:id="255" w:author="Microsoft Office User" w:date="2019-06-12T09:19:00Z">
            <w:rPr>
              <w:rFonts w:asciiTheme="majorHAnsi" w:hAnsiTheme="majorHAnsi"/>
            </w:rPr>
          </w:rPrChange>
        </w:rPr>
      </w:pPr>
    </w:p>
    <w:p w14:paraId="51583E33" w14:textId="77777777" w:rsidR="005D71C0" w:rsidRPr="000D7154" w:rsidRDefault="005D71C0" w:rsidP="008147BD">
      <w:pPr>
        <w:spacing w:after="0" w:line="240" w:lineRule="auto"/>
        <w:jc w:val="both"/>
        <w:rPr>
          <w:rFonts w:asciiTheme="majorHAnsi" w:hAnsiTheme="majorHAnsi"/>
          <w:lang w:val="en-US"/>
          <w:rPrChange w:id="256" w:author="Microsoft Office User" w:date="2019-06-12T09:19:00Z">
            <w:rPr>
              <w:rFonts w:asciiTheme="majorHAnsi" w:hAnsiTheme="majorHAnsi"/>
            </w:rPr>
          </w:rPrChange>
        </w:rPr>
        <w:sectPr w:rsidR="005D71C0" w:rsidRPr="000D7154" w:rsidSect="00BF16D9">
          <w:footerReference w:type="first" r:id="rId60"/>
          <w:type w:val="continuous"/>
          <w:pgSz w:w="11906" w:h="16838"/>
          <w:pgMar w:top="1417" w:right="1417" w:bottom="1417" w:left="1417" w:header="567" w:footer="567" w:gutter="0"/>
          <w:pgNumType w:start="0"/>
          <w:cols w:sep="1" w:space="708"/>
          <w:titlePg/>
          <w:docGrid w:linePitch="360"/>
        </w:sectPr>
      </w:pPr>
    </w:p>
    <w:p w14:paraId="6D3439AC" w14:textId="34D4589D" w:rsidR="000D7569" w:rsidRPr="000D7154" w:rsidRDefault="000D7569" w:rsidP="008147BD">
      <w:pPr>
        <w:spacing w:after="0" w:line="240" w:lineRule="auto"/>
        <w:jc w:val="both"/>
        <w:rPr>
          <w:rFonts w:asciiTheme="majorHAnsi" w:hAnsiTheme="majorHAnsi"/>
          <w:lang w:val="en-US"/>
          <w:rPrChange w:id="257" w:author="Microsoft Office User" w:date="2019-06-12T09:19:00Z">
            <w:rPr>
              <w:rFonts w:asciiTheme="majorHAnsi" w:hAnsiTheme="majorHAnsi"/>
            </w:rPr>
          </w:rPrChange>
        </w:rPr>
      </w:pPr>
    </w:p>
    <w:p w14:paraId="5F5274EB" w14:textId="77777777" w:rsidR="0039325D" w:rsidRPr="000D7154" w:rsidRDefault="0039325D" w:rsidP="008147BD">
      <w:pPr>
        <w:spacing w:after="0" w:line="240" w:lineRule="auto"/>
        <w:jc w:val="both"/>
        <w:rPr>
          <w:rFonts w:asciiTheme="majorHAnsi" w:hAnsiTheme="majorHAnsi"/>
          <w:lang w:val="en-US"/>
          <w:rPrChange w:id="258" w:author="Microsoft Office User" w:date="2019-06-12T09:19:00Z">
            <w:rPr>
              <w:rFonts w:asciiTheme="majorHAnsi" w:hAnsiTheme="majorHAnsi"/>
            </w:rPr>
          </w:rPrChange>
        </w:rPr>
        <w:sectPr w:rsidR="0039325D" w:rsidRPr="000D7154" w:rsidSect="00FA039E">
          <w:type w:val="continuous"/>
          <w:pgSz w:w="11906" w:h="16838"/>
          <w:pgMar w:top="1417" w:right="1417" w:bottom="1417" w:left="1417" w:header="708" w:footer="708" w:gutter="0"/>
          <w:pgNumType w:start="0"/>
          <w:cols w:sep="1" w:space="708"/>
          <w:titlePg/>
          <w:docGrid w:linePitch="360"/>
        </w:sectPr>
      </w:pPr>
    </w:p>
    <w:p w14:paraId="16889EDF" w14:textId="77777777" w:rsidR="00BB2469" w:rsidRPr="000D7154" w:rsidRDefault="00BB2469" w:rsidP="008147BD">
      <w:pPr>
        <w:spacing w:after="0" w:line="240" w:lineRule="auto"/>
        <w:jc w:val="both"/>
        <w:rPr>
          <w:rFonts w:asciiTheme="majorHAnsi" w:hAnsiTheme="majorHAnsi"/>
          <w:lang w:val="en-US"/>
          <w:rPrChange w:id="259" w:author="Microsoft Office User" w:date="2019-06-12T09:19:00Z">
            <w:rPr>
              <w:rFonts w:asciiTheme="majorHAnsi" w:hAnsiTheme="majorHAnsi"/>
            </w:rPr>
          </w:rPrChange>
        </w:rPr>
      </w:pPr>
    </w:p>
    <w:p w14:paraId="458326F5" w14:textId="754CC124" w:rsidR="00BB2469" w:rsidRPr="000D7154" w:rsidRDefault="000D7154" w:rsidP="008147BD">
      <w:pPr>
        <w:spacing w:after="0" w:line="240" w:lineRule="auto"/>
        <w:jc w:val="both"/>
        <w:rPr>
          <w:rFonts w:asciiTheme="majorHAnsi" w:hAnsiTheme="majorHAnsi"/>
          <w:lang w:val="en-US"/>
          <w:rPrChange w:id="260" w:author="Microsoft Office User" w:date="2019-06-12T09:19:00Z">
            <w:rPr>
              <w:rFonts w:asciiTheme="majorHAnsi" w:hAnsiTheme="majorHAnsi"/>
            </w:rPr>
          </w:rPrChange>
        </w:rPr>
      </w:pPr>
      <w:r>
        <w:fldChar w:fldCharType="begin"/>
      </w:r>
      <w:r w:rsidRPr="000D7154">
        <w:rPr>
          <w:lang w:val="en-US"/>
          <w:rPrChange w:id="261" w:author="Microsoft Office User" w:date="2019-06-12T09:19:00Z">
            <w:rPr/>
          </w:rPrChange>
        </w:rPr>
        <w:instrText xml:space="preserve"> HYPERLINK "https://github.com/ChloeMaccarinelli/TER_M1_S2/blob/master/ardunio/calculDistance/calculDistance.ino" </w:instrText>
      </w:r>
      <w:r>
        <w:fldChar w:fldCharType="separate"/>
      </w:r>
      <w:r w:rsidR="004E633A" w:rsidRPr="000D7154">
        <w:rPr>
          <w:rStyle w:val="Lienhypertexte"/>
          <w:rFonts w:asciiTheme="majorHAnsi" w:hAnsiTheme="majorHAnsi"/>
          <w:lang w:val="en-US"/>
          <w:rPrChange w:id="262" w:author="Microsoft Office User" w:date="2019-06-12T09:19:00Z">
            <w:rPr>
              <w:rStyle w:val="Lienhypertexte"/>
              <w:rFonts w:asciiTheme="majorHAnsi" w:hAnsiTheme="majorHAnsi"/>
            </w:rPr>
          </w:rPrChange>
        </w:rPr>
        <w:t>https://github.com/ChloeMaccarinelli/TER_M1_S2/blob/master/ardunio/calculDistance/calculDistance.ino</w:t>
      </w:r>
      <w:r>
        <w:rPr>
          <w:rStyle w:val="Lienhypertexte"/>
          <w:rFonts w:asciiTheme="majorHAnsi" w:hAnsiTheme="majorHAnsi"/>
        </w:rPr>
        <w:fldChar w:fldCharType="end"/>
      </w:r>
    </w:p>
    <w:p w14:paraId="03380049" w14:textId="77777777" w:rsidR="004E633A" w:rsidRPr="000D7154" w:rsidRDefault="004E633A" w:rsidP="008147BD">
      <w:pPr>
        <w:spacing w:after="0" w:line="240" w:lineRule="auto"/>
        <w:jc w:val="both"/>
        <w:rPr>
          <w:rFonts w:asciiTheme="majorHAnsi" w:hAnsiTheme="majorHAnsi"/>
          <w:lang w:val="en-US"/>
          <w:rPrChange w:id="263" w:author="Microsoft Office User" w:date="2019-06-12T09:19:00Z">
            <w:rPr>
              <w:rFonts w:asciiTheme="majorHAnsi" w:hAnsiTheme="majorHAnsi"/>
            </w:rPr>
          </w:rPrChange>
        </w:rPr>
      </w:pPr>
    </w:p>
    <w:p w14:paraId="1A3EC301" w14:textId="77777777" w:rsidR="00BB2469" w:rsidRPr="000D7154" w:rsidRDefault="00BB2469" w:rsidP="008147BD">
      <w:pPr>
        <w:spacing w:after="0" w:line="240" w:lineRule="auto"/>
        <w:jc w:val="both"/>
        <w:rPr>
          <w:rFonts w:asciiTheme="majorHAnsi" w:hAnsiTheme="majorHAnsi"/>
          <w:lang w:val="en-US"/>
          <w:rPrChange w:id="264" w:author="Microsoft Office User" w:date="2019-06-12T09:19:00Z">
            <w:rPr>
              <w:rFonts w:asciiTheme="majorHAnsi" w:hAnsiTheme="majorHAnsi"/>
            </w:rPr>
          </w:rPrChange>
        </w:rPr>
      </w:pPr>
    </w:p>
    <w:p w14:paraId="648E6677" w14:textId="77777777" w:rsidR="0039325D" w:rsidRPr="000D7154" w:rsidRDefault="0039325D" w:rsidP="008147BD">
      <w:pPr>
        <w:spacing w:after="0" w:line="240" w:lineRule="auto"/>
        <w:jc w:val="both"/>
        <w:rPr>
          <w:rFonts w:asciiTheme="majorHAnsi" w:hAnsiTheme="majorHAnsi"/>
          <w:lang w:val="en-US"/>
          <w:rPrChange w:id="265" w:author="Microsoft Office User" w:date="2019-06-12T09:19:00Z">
            <w:rPr>
              <w:rFonts w:asciiTheme="majorHAnsi" w:hAnsiTheme="majorHAnsi"/>
            </w:rPr>
          </w:rPrChange>
        </w:rPr>
        <w:sectPr w:rsidR="0039325D" w:rsidRPr="000D7154" w:rsidSect="0039325D">
          <w:type w:val="continuous"/>
          <w:pgSz w:w="11906" w:h="16838"/>
          <w:pgMar w:top="1417" w:right="1417" w:bottom="1417" w:left="1417" w:header="708" w:footer="708" w:gutter="0"/>
          <w:pgNumType w:start="0"/>
          <w:cols w:sep="1" w:space="708"/>
          <w:titlePg/>
          <w:docGrid w:linePitch="360"/>
        </w:sectPr>
      </w:pPr>
    </w:p>
    <w:p w14:paraId="45D033D4" w14:textId="795C49F6" w:rsidR="00BB2469" w:rsidRPr="000D7154" w:rsidRDefault="00BB2469" w:rsidP="008147BD">
      <w:pPr>
        <w:spacing w:after="0" w:line="240" w:lineRule="auto"/>
        <w:jc w:val="both"/>
        <w:rPr>
          <w:rFonts w:asciiTheme="majorHAnsi" w:hAnsiTheme="majorHAnsi"/>
          <w:lang w:val="en-US"/>
          <w:rPrChange w:id="266" w:author="Microsoft Office User" w:date="2019-06-12T09:19:00Z">
            <w:rPr>
              <w:rFonts w:asciiTheme="majorHAnsi" w:hAnsiTheme="majorHAnsi"/>
            </w:rPr>
          </w:rPrChange>
        </w:rPr>
      </w:pPr>
    </w:p>
    <w:p w14:paraId="77B519E2" w14:textId="74CBB448" w:rsidR="00BB2469" w:rsidRPr="000D7154" w:rsidRDefault="00BB2469" w:rsidP="008147BD">
      <w:pPr>
        <w:spacing w:after="0" w:line="240" w:lineRule="auto"/>
        <w:jc w:val="both"/>
        <w:rPr>
          <w:rFonts w:asciiTheme="majorHAnsi" w:hAnsiTheme="majorHAnsi"/>
          <w:lang w:val="en-US"/>
          <w:rPrChange w:id="267" w:author="Microsoft Office User" w:date="2019-06-12T09:19:00Z">
            <w:rPr>
              <w:rFonts w:asciiTheme="majorHAnsi" w:hAnsiTheme="majorHAnsi"/>
            </w:rPr>
          </w:rPrChange>
        </w:rPr>
        <w:sectPr w:rsidR="00BB2469" w:rsidRPr="000D7154" w:rsidSect="00BB2469">
          <w:type w:val="continuous"/>
          <w:pgSz w:w="11906" w:h="16838"/>
          <w:pgMar w:top="1417" w:right="1417" w:bottom="1417" w:left="1417" w:header="708" w:footer="708" w:gutter="0"/>
          <w:pgNumType w:start="0"/>
          <w:cols w:num="2" w:sep="1" w:space="708"/>
          <w:titlePg/>
          <w:docGrid w:linePitch="360"/>
        </w:sectPr>
      </w:pPr>
    </w:p>
    <w:p w14:paraId="7CB8F117" w14:textId="58EC31DB" w:rsidR="00B32E42" w:rsidRPr="000D7154" w:rsidRDefault="00B32E42" w:rsidP="00145EBA">
      <w:pPr>
        <w:pStyle w:val="Titre1"/>
        <w:jc w:val="center"/>
        <w:rPr>
          <w:sz w:val="48"/>
          <w:lang w:val="en-US"/>
          <w:rPrChange w:id="268" w:author="Microsoft Office User" w:date="2019-06-12T09:19:00Z">
            <w:rPr>
              <w:sz w:val="48"/>
            </w:rPr>
          </w:rPrChange>
        </w:rPr>
      </w:pPr>
      <w:bookmarkStart w:id="269" w:name="_ANNEXE_4_:"/>
      <w:bookmarkStart w:id="270" w:name="_Toc11178104"/>
      <w:bookmarkEnd w:id="269"/>
      <w:r w:rsidRPr="000D7154">
        <w:rPr>
          <w:sz w:val="48"/>
          <w:lang w:val="en-US"/>
          <w:rPrChange w:id="271" w:author="Microsoft Office User" w:date="2019-06-12T09:19:00Z">
            <w:rPr>
              <w:sz w:val="48"/>
            </w:rPr>
          </w:rPrChange>
        </w:rPr>
        <w:t>ANNEXE 4</w:t>
      </w:r>
      <w:r w:rsidR="007605AA" w:rsidRPr="000D7154">
        <w:rPr>
          <w:sz w:val="48"/>
          <w:lang w:val="en-US"/>
          <w:rPrChange w:id="272" w:author="Microsoft Office User" w:date="2019-06-12T09:19:00Z">
            <w:rPr>
              <w:sz w:val="48"/>
            </w:rPr>
          </w:rPrChange>
        </w:rPr>
        <w:t xml:space="preserve"> </w:t>
      </w:r>
      <w:r w:rsidRPr="000D7154">
        <w:rPr>
          <w:sz w:val="48"/>
          <w:lang w:val="en-US"/>
          <w:rPrChange w:id="273" w:author="Microsoft Office User" w:date="2019-06-12T09:19:00Z">
            <w:rPr>
              <w:sz w:val="48"/>
            </w:rPr>
          </w:rPrChange>
        </w:rPr>
        <w:t>: TEST 3 CAPTEURS</w:t>
      </w:r>
      <w:bookmarkEnd w:id="270"/>
    </w:p>
    <w:p w14:paraId="6FAA08B6" w14:textId="77777777" w:rsidR="00BB2469" w:rsidRPr="000D7154" w:rsidRDefault="00BB2469" w:rsidP="008147BD">
      <w:pPr>
        <w:spacing w:after="0" w:line="240" w:lineRule="auto"/>
        <w:jc w:val="both"/>
        <w:rPr>
          <w:rFonts w:asciiTheme="majorHAnsi" w:hAnsiTheme="majorHAnsi"/>
          <w:lang w:val="en-US"/>
          <w:rPrChange w:id="274" w:author="Microsoft Office User" w:date="2019-06-12T09:19:00Z">
            <w:rPr>
              <w:rFonts w:asciiTheme="majorHAnsi" w:hAnsiTheme="majorHAnsi"/>
            </w:rPr>
          </w:rPrChange>
        </w:rPr>
      </w:pPr>
    </w:p>
    <w:p w14:paraId="70279B7E" w14:textId="77777777" w:rsidR="004E633A" w:rsidRPr="000D7154" w:rsidRDefault="004E633A" w:rsidP="008147BD">
      <w:pPr>
        <w:spacing w:after="0" w:line="240" w:lineRule="auto"/>
        <w:jc w:val="both"/>
        <w:rPr>
          <w:rFonts w:asciiTheme="majorHAnsi" w:hAnsiTheme="majorHAnsi"/>
          <w:lang w:val="en-US"/>
          <w:rPrChange w:id="275" w:author="Microsoft Office User" w:date="2019-06-12T09:19:00Z">
            <w:rPr>
              <w:rFonts w:asciiTheme="majorHAnsi" w:hAnsiTheme="majorHAnsi"/>
            </w:rPr>
          </w:rPrChange>
        </w:rPr>
      </w:pPr>
    </w:p>
    <w:p w14:paraId="1F3F6067" w14:textId="77777777" w:rsidR="004E633A" w:rsidRPr="000D7154" w:rsidRDefault="004E633A" w:rsidP="008147BD">
      <w:pPr>
        <w:spacing w:after="0" w:line="240" w:lineRule="auto"/>
        <w:jc w:val="both"/>
        <w:rPr>
          <w:rFonts w:asciiTheme="majorHAnsi" w:hAnsiTheme="majorHAnsi"/>
          <w:lang w:val="en-US"/>
          <w:rPrChange w:id="276" w:author="Microsoft Office User" w:date="2019-06-12T09:19:00Z">
            <w:rPr>
              <w:rFonts w:asciiTheme="majorHAnsi" w:hAnsiTheme="majorHAnsi"/>
            </w:rPr>
          </w:rPrChange>
        </w:rPr>
      </w:pPr>
    </w:p>
    <w:p w14:paraId="77F103FD" w14:textId="4EEEBAFB" w:rsidR="004E633A" w:rsidRPr="000D7154" w:rsidRDefault="000D7154" w:rsidP="008147BD">
      <w:pPr>
        <w:spacing w:after="0" w:line="240" w:lineRule="auto"/>
        <w:jc w:val="both"/>
        <w:rPr>
          <w:rFonts w:asciiTheme="majorHAnsi" w:hAnsiTheme="majorHAnsi"/>
          <w:lang w:val="en-US"/>
          <w:rPrChange w:id="277" w:author="Microsoft Office User" w:date="2019-06-12T09:19:00Z">
            <w:rPr>
              <w:rFonts w:asciiTheme="majorHAnsi" w:hAnsiTheme="majorHAnsi"/>
            </w:rPr>
          </w:rPrChange>
        </w:rPr>
      </w:pPr>
      <w:r>
        <w:fldChar w:fldCharType="begin"/>
      </w:r>
      <w:r w:rsidRPr="000D7154">
        <w:rPr>
          <w:lang w:val="en-US"/>
          <w:rPrChange w:id="278" w:author="Microsoft Office User" w:date="2019-06-12T09:19:00Z">
            <w:rPr/>
          </w:rPrChange>
        </w:rPr>
        <w:instrText xml:space="preserve"> HYPERLINK "https://github.com/ChloeMaccarinelli/TER_M1_S2/blob/master/ardunio/calculDistanceComplet/calculDistanceComplet.ino" </w:instrText>
      </w:r>
      <w:r>
        <w:fldChar w:fldCharType="separate"/>
      </w:r>
      <w:r w:rsidR="004E633A" w:rsidRPr="000D7154">
        <w:rPr>
          <w:rStyle w:val="Lienhypertexte"/>
          <w:rFonts w:asciiTheme="majorHAnsi" w:hAnsiTheme="majorHAnsi"/>
          <w:lang w:val="en-US"/>
          <w:rPrChange w:id="279" w:author="Microsoft Office User" w:date="2019-06-12T09:19:00Z">
            <w:rPr>
              <w:rStyle w:val="Lienhypertexte"/>
              <w:rFonts w:asciiTheme="majorHAnsi" w:hAnsiTheme="majorHAnsi"/>
            </w:rPr>
          </w:rPrChange>
        </w:rPr>
        <w:t>https://github.com/ChloeMaccarinelli/TER_M1_S2/blob/master/ardunio/calculDistanceComplet/calculDistanceComplet.ino</w:t>
      </w:r>
      <w:r>
        <w:rPr>
          <w:rStyle w:val="Lienhypertexte"/>
          <w:rFonts w:asciiTheme="majorHAnsi" w:hAnsiTheme="majorHAnsi"/>
        </w:rPr>
        <w:fldChar w:fldCharType="end"/>
      </w:r>
    </w:p>
    <w:p w14:paraId="7D8FAFB8" w14:textId="77777777" w:rsidR="004E633A" w:rsidRPr="000D7154" w:rsidRDefault="004E633A" w:rsidP="008147BD">
      <w:pPr>
        <w:spacing w:after="0" w:line="240" w:lineRule="auto"/>
        <w:jc w:val="both"/>
        <w:rPr>
          <w:rFonts w:asciiTheme="majorHAnsi" w:hAnsiTheme="majorHAnsi"/>
          <w:lang w:val="en-US"/>
          <w:rPrChange w:id="280" w:author="Microsoft Office User" w:date="2019-06-12T09:19:00Z">
            <w:rPr>
              <w:rFonts w:asciiTheme="majorHAnsi" w:hAnsiTheme="majorHAnsi"/>
            </w:rPr>
          </w:rPrChange>
        </w:rPr>
      </w:pPr>
    </w:p>
    <w:p w14:paraId="6556B4EA" w14:textId="77777777" w:rsidR="004E633A" w:rsidRPr="000D7154" w:rsidRDefault="004E633A" w:rsidP="008147BD">
      <w:pPr>
        <w:spacing w:after="0" w:line="240" w:lineRule="auto"/>
        <w:jc w:val="both"/>
        <w:rPr>
          <w:rFonts w:asciiTheme="majorHAnsi" w:hAnsiTheme="majorHAnsi"/>
          <w:lang w:val="en-US"/>
          <w:rPrChange w:id="281" w:author="Microsoft Office User" w:date="2019-06-12T09:19:00Z">
            <w:rPr>
              <w:rFonts w:asciiTheme="majorHAnsi" w:hAnsiTheme="majorHAnsi"/>
            </w:rPr>
          </w:rPrChange>
        </w:rPr>
      </w:pPr>
    </w:p>
    <w:p w14:paraId="50228F9C" w14:textId="74330BC0" w:rsidR="004E633A" w:rsidRPr="000D7154" w:rsidRDefault="004E633A" w:rsidP="008147BD">
      <w:pPr>
        <w:spacing w:after="0" w:line="240" w:lineRule="auto"/>
        <w:jc w:val="both"/>
        <w:rPr>
          <w:rFonts w:asciiTheme="majorHAnsi" w:hAnsiTheme="majorHAnsi"/>
          <w:lang w:val="en-US"/>
          <w:rPrChange w:id="282" w:author="Microsoft Office User" w:date="2019-06-12T09:19:00Z">
            <w:rPr>
              <w:rFonts w:asciiTheme="majorHAnsi" w:hAnsiTheme="majorHAnsi"/>
            </w:rPr>
          </w:rPrChange>
        </w:rPr>
        <w:sectPr w:rsidR="004E633A" w:rsidRPr="000D7154" w:rsidSect="00BB2469">
          <w:type w:val="continuous"/>
          <w:pgSz w:w="11906" w:h="16838"/>
          <w:pgMar w:top="1417" w:right="1417" w:bottom="1417" w:left="1417" w:header="708" w:footer="708" w:gutter="0"/>
          <w:pgNumType w:start="0"/>
          <w:cols w:sep="1" w:space="708"/>
          <w:titlePg/>
          <w:docGrid w:linePitch="360"/>
        </w:sectPr>
      </w:pPr>
    </w:p>
    <w:p w14:paraId="12ED289A" w14:textId="66430ACE" w:rsidR="003E0E9C" w:rsidRPr="00097215" w:rsidRDefault="003E0E9C" w:rsidP="00BB2469">
      <w:pPr>
        <w:pStyle w:val="Titre1"/>
        <w:jc w:val="center"/>
        <w:rPr>
          <w:sz w:val="48"/>
        </w:rPr>
      </w:pPr>
      <w:bookmarkStart w:id="283" w:name="_ANNEXE_5_:"/>
      <w:bookmarkStart w:id="284" w:name="_Toc11178105"/>
      <w:bookmarkEnd w:id="283"/>
      <w:r w:rsidRPr="00097215">
        <w:rPr>
          <w:sz w:val="48"/>
        </w:rPr>
        <w:t>ANNEXE 5 : MOTEURS ET CAPTEURS</w:t>
      </w:r>
      <w:bookmarkEnd w:id="284"/>
    </w:p>
    <w:p w14:paraId="5C4BD82D" w14:textId="49F197DA" w:rsidR="00BB2469" w:rsidRPr="00097215" w:rsidRDefault="00BB2469" w:rsidP="003E0E9C">
      <w:pPr>
        <w:spacing w:line="240" w:lineRule="auto"/>
        <w:rPr>
          <w:rFonts w:asciiTheme="majorHAnsi" w:hAnsiTheme="majorHAnsi"/>
        </w:rPr>
        <w:sectPr w:rsidR="00BB2469" w:rsidRPr="00097215" w:rsidSect="00BB2469">
          <w:type w:val="continuous"/>
          <w:pgSz w:w="11906" w:h="16838"/>
          <w:pgMar w:top="1417" w:right="1417" w:bottom="1417" w:left="1417" w:header="708" w:footer="708" w:gutter="0"/>
          <w:pgNumType w:start="0"/>
          <w:cols w:sep="1" w:space="708"/>
          <w:titlePg/>
          <w:docGrid w:linePitch="360"/>
        </w:sectPr>
      </w:pPr>
      <w:r w:rsidRPr="00097215">
        <w:rPr>
          <w:rFonts w:asciiTheme="majorHAnsi" w:hAnsiTheme="majorHAnsi"/>
        </w:rPr>
        <w:br/>
      </w:r>
    </w:p>
    <w:p w14:paraId="4B7B9CF4" w14:textId="0341D1F3" w:rsidR="003E0E9C" w:rsidRPr="00097215" w:rsidRDefault="000D7154" w:rsidP="00A74853">
      <w:pPr>
        <w:rPr>
          <w:rFonts w:asciiTheme="majorHAnsi" w:hAnsiTheme="majorHAnsi"/>
        </w:rPr>
      </w:pPr>
      <w:hyperlink r:id="rId61" w:history="1">
        <w:r w:rsidR="000E5CEC" w:rsidRPr="00097215">
          <w:rPr>
            <w:rStyle w:val="Lienhypertexte"/>
            <w:rFonts w:asciiTheme="majorHAnsi" w:hAnsiTheme="majorHAnsi"/>
          </w:rPr>
          <w:t>https://github.com/ChloeMaccarinelli/TER_M1_S2/blob/master/ardunio/motor_capt/motor_capt.ino</w:t>
        </w:r>
      </w:hyperlink>
    </w:p>
    <w:p w14:paraId="600418F9" w14:textId="77777777" w:rsidR="000E5CEC" w:rsidRPr="00097215" w:rsidRDefault="000E5CEC" w:rsidP="00A74853">
      <w:pPr>
        <w:rPr>
          <w:rFonts w:asciiTheme="majorHAnsi" w:hAnsiTheme="majorHAnsi"/>
        </w:rPr>
      </w:pPr>
    </w:p>
    <w:p w14:paraId="08123605" w14:textId="66B90E6E" w:rsidR="007505BD" w:rsidRPr="00097215" w:rsidRDefault="007505BD" w:rsidP="00BB2469">
      <w:pPr>
        <w:pStyle w:val="Titre1"/>
        <w:jc w:val="center"/>
        <w:rPr>
          <w:sz w:val="48"/>
        </w:rPr>
      </w:pPr>
      <w:bookmarkStart w:id="285" w:name="_ANNEXE_6_:"/>
      <w:bookmarkStart w:id="286" w:name="_Toc11178106"/>
      <w:bookmarkEnd w:id="285"/>
      <w:r w:rsidRPr="00097215">
        <w:rPr>
          <w:sz w:val="48"/>
        </w:rPr>
        <w:t xml:space="preserve">ANNEXE </w:t>
      </w:r>
      <w:r w:rsidR="003E0E9C" w:rsidRPr="00097215">
        <w:rPr>
          <w:sz w:val="48"/>
        </w:rPr>
        <w:t>6</w:t>
      </w:r>
      <w:r w:rsidRPr="00097215">
        <w:rPr>
          <w:sz w:val="48"/>
        </w:rPr>
        <w:t> : DEPLACEMENT</w:t>
      </w:r>
      <w:r w:rsidR="00C177E8" w:rsidRPr="00097215">
        <w:rPr>
          <w:sz w:val="48"/>
        </w:rPr>
        <w:t>S</w:t>
      </w:r>
      <w:r w:rsidRPr="00097215">
        <w:rPr>
          <w:sz w:val="48"/>
        </w:rPr>
        <w:t xml:space="preserve"> V1</w:t>
      </w:r>
      <w:bookmarkEnd w:id="286"/>
    </w:p>
    <w:p w14:paraId="5B3DE04E" w14:textId="3AA3159A" w:rsidR="007505BD" w:rsidRPr="00097215" w:rsidRDefault="000E5CEC" w:rsidP="000E5CEC">
      <w:pPr>
        <w:rPr>
          <w:rFonts w:asciiTheme="majorHAnsi" w:hAnsiTheme="majorHAnsi"/>
        </w:rPr>
      </w:pPr>
      <w:r w:rsidRPr="00097215">
        <w:rPr>
          <w:rFonts w:asciiTheme="majorHAnsi" w:hAnsiTheme="majorHAnsi"/>
        </w:rPr>
        <w:br/>
      </w:r>
      <w:hyperlink r:id="rId62" w:history="1">
        <w:r w:rsidRPr="00097215">
          <w:rPr>
            <w:rStyle w:val="Lienhypertexte"/>
            <w:rFonts w:asciiTheme="majorHAnsi" w:hAnsiTheme="majorHAnsi"/>
          </w:rPr>
          <w:t>https://github.com/ChloeMaccarinelli/TER_M1_S2/blob/master/ardunio/deplacements/deplacements.ino</w:t>
        </w:r>
      </w:hyperlink>
    </w:p>
    <w:p w14:paraId="05CB94A7" w14:textId="209C870B" w:rsidR="000E5CEC" w:rsidRDefault="000E5CEC" w:rsidP="007505BD">
      <w:pPr>
        <w:spacing w:after="0" w:line="240" w:lineRule="auto"/>
        <w:jc w:val="center"/>
        <w:rPr>
          <w:rFonts w:asciiTheme="majorHAnsi" w:hAnsiTheme="majorHAnsi"/>
        </w:rPr>
      </w:pPr>
    </w:p>
    <w:p w14:paraId="2FF56EAA" w14:textId="50687AFB" w:rsidR="00E016A5" w:rsidRDefault="00E016A5" w:rsidP="007505BD">
      <w:pPr>
        <w:spacing w:after="0" w:line="240" w:lineRule="auto"/>
        <w:jc w:val="center"/>
        <w:rPr>
          <w:rFonts w:asciiTheme="majorHAnsi" w:hAnsiTheme="majorHAnsi"/>
        </w:rPr>
      </w:pPr>
    </w:p>
    <w:p w14:paraId="47824D30" w14:textId="5CF277ED" w:rsidR="00993BB6" w:rsidRDefault="00993BB6" w:rsidP="00993BB6">
      <w:pPr>
        <w:pStyle w:val="Titre1"/>
        <w:jc w:val="center"/>
        <w:rPr>
          <w:sz w:val="48"/>
        </w:rPr>
      </w:pPr>
      <w:bookmarkStart w:id="287" w:name="_ANNEXE_7_:"/>
      <w:bookmarkStart w:id="288" w:name="_Toc11178107"/>
      <w:bookmarkEnd w:id="287"/>
      <w:r w:rsidRPr="00097215">
        <w:rPr>
          <w:sz w:val="48"/>
        </w:rPr>
        <w:t xml:space="preserve">ANNEXE </w:t>
      </w:r>
      <w:r>
        <w:rPr>
          <w:sz w:val="48"/>
        </w:rPr>
        <w:t>7</w:t>
      </w:r>
      <w:r w:rsidRPr="00097215">
        <w:rPr>
          <w:sz w:val="48"/>
        </w:rPr>
        <w:t> : DEPLACEMENTS V</w:t>
      </w:r>
      <w:r w:rsidR="004C64C3">
        <w:rPr>
          <w:sz w:val="48"/>
        </w:rPr>
        <w:t>2</w:t>
      </w:r>
      <w:bookmarkEnd w:id="288"/>
    </w:p>
    <w:p w14:paraId="5CEFAC91" w14:textId="71BC1EF9" w:rsidR="004F5356" w:rsidRDefault="004F5356" w:rsidP="004F5356"/>
    <w:p w14:paraId="58FD30AA" w14:textId="0127A1B6" w:rsidR="004F5356" w:rsidRDefault="000D7154" w:rsidP="004F5356">
      <w:hyperlink r:id="rId63" w:history="1">
        <w:r w:rsidR="004F5356" w:rsidRPr="0006571A">
          <w:rPr>
            <w:rStyle w:val="Lienhypertexte"/>
          </w:rPr>
          <w:t>https://github.com/ChloeMaccarinelli/TER_M1_S2/blob/master/ardunio/detecteurObstaclesVersion1.0/detecteurObstaclesVersion1.0.ino</w:t>
        </w:r>
      </w:hyperlink>
    </w:p>
    <w:p w14:paraId="1AB4F05B" w14:textId="77777777" w:rsidR="004F5356" w:rsidRPr="004F5356" w:rsidRDefault="004F5356" w:rsidP="004F5356"/>
    <w:p w14:paraId="5342DF6D" w14:textId="77777777" w:rsidR="00993BB6" w:rsidRPr="00097215" w:rsidRDefault="00993BB6" w:rsidP="007505BD">
      <w:pPr>
        <w:spacing w:after="0" w:line="240" w:lineRule="auto"/>
        <w:jc w:val="center"/>
        <w:rPr>
          <w:rFonts w:asciiTheme="majorHAnsi" w:hAnsiTheme="majorHAnsi"/>
        </w:rPr>
      </w:pPr>
    </w:p>
    <w:p w14:paraId="3CAB253D" w14:textId="5A432430" w:rsidR="007505BD" w:rsidRPr="00097215" w:rsidRDefault="007505BD" w:rsidP="007505BD">
      <w:pPr>
        <w:spacing w:after="0" w:line="240" w:lineRule="auto"/>
        <w:jc w:val="center"/>
        <w:rPr>
          <w:rFonts w:asciiTheme="majorHAnsi" w:hAnsiTheme="majorHAnsi"/>
        </w:rPr>
        <w:sectPr w:rsidR="007505BD" w:rsidRPr="00097215" w:rsidSect="00BB2469">
          <w:type w:val="continuous"/>
          <w:pgSz w:w="11906" w:h="16838"/>
          <w:pgMar w:top="1417" w:right="1417" w:bottom="1417" w:left="1417" w:header="708" w:footer="708" w:gutter="0"/>
          <w:pgNumType w:start="0"/>
          <w:cols w:sep="1" w:space="708"/>
          <w:titlePg/>
          <w:docGrid w:linePitch="360"/>
        </w:sectPr>
      </w:pPr>
    </w:p>
    <w:p w14:paraId="42BE735D" w14:textId="1F5C9BCA" w:rsidR="00CF314F" w:rsidRPr="00097215" w:rsidRDefault="00CF314F" w:rsidP="00563FB1">
      <w:pPr>
        <w:spacing w:after="0" w:line="240" w:lineRule="auto"/>
        <w:jc w:val="both"/>
        <w:rPr>
          <w:rFonts w:asciiTheme="majorHAnsi" w:hAnsiTheme="majorHAnsi"/>
        </w:rPr>
      </w:pPr>
    </w:p>
    <w:sectPr w:rsidR="00CF314F" w:rsidRPr="00097215" w:rsidSect="00563FB1">
      <w:pgSz w:w="11906" w:h="16838"/>
      <w:pgMar w:top="1417" w:right="1417" w:bottom="1417" w:left="1417" w:header="708" w:footer="708" w:gutter="0"/>
      <w:pgNumType w:start="0"/>
      <w:cols w:sep="1"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43094" w14:textId="77777777" w:rsidR="007B2A6C" w:rsidRDefault="007B2A6C" w:rsidP="00813CDA">
      <w:pPr>
        <w:spacing w:after="0" w:line="240" w:lineRule="auto"/>
      </w:pPr>
      <w:r>
        <w:separator/>
      </w:r>
    </w:p>
  </w:endnote>
  <w:endnote w:type="continuationSeparator" w:id="0">
    <w:p w14:paraId="2131306D" w14:textId="77777777" w:rsidR="007B2A6C" w:rsidRDefault="007B2A6C" w:rsidP="0081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Nova Cond Light">
    <w:altName w:val="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DE506" w14:textId="77777777" w:rsidR="000D7154" w:rsidRPr="00FA039E" w:rsidRDefault="000D7154">
    <w:pPr>
      <w:pStyle w:val="Pieddepage"/>
      <w:jc w:val="center"/>
      <w:rPr>
        <w:rFonts w:ascii="Arial Nova Cond Light" w:hAnsi="Arial Nova Cond Light"/>
        <w:i/>
        <w:color w:val="1F497D" w:themeColor="text2"/>
      </w:rPr>
    </w:pPr>
    <w:r w:rsidRPr="00FA039E">
      <w:rPr>
        <w:rFonts w:ascii="Arial Nova Cond Light" w:hAnsi="Arial Nova Cond Light"/>
        <w:i/>
        <w:color w:val="1F497D" w:themeColor="text2"/>
      </w:rPr>
      <w:t xml:space="preserve">Page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PAGE  \* Arabic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r w:rsidRPr="00FA039E">
      <w:rPr>
        <w:rFonts w:ascii="Arial Nova Cond Light" w:hAnsi="Arial Nova Cond Light"/>
        <w:i/>
        <w:color w:val="1F497D" w:themeColor="text2"/>
      </w:rPr>
      <w:t xml:space="preserve"> sur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NUMPAGES  \* arabe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p>
  <w:p w14:paraId="36369ABF" w14:textId="77777777" w:rsidR="000D7154" w:rsidRPr="00FA039E" w:rsidRDefault="000D7154">
    <w:pPr>
      <w:pStyle w:val="Pieddepage"/>
      <w:rPr>
        <w:rFonts w:ascii="Arial Nova Cond Light" w:hAnsi="Arial Nova Cond Light"/>
        <w:i/>
        <w:color w:val="1F497D" w:themeColor="text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29030" w14:textId="77777777" w:rsidR="000D7154" w:rsidRDefault="000D71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95D7B" w14:textId="77777777" w:rsidR="007B2A6C" w:rsidRDefault="007B2A6C" w:rsidP="00813CDA">
      <w:pPr>
        <w:spacing w:after="0" w:line="240" w:lineRule="auto"/>
      </w:pPr>
      <w:r>
        <w:separator/>
      </w:r>
    </w:p>
  </w:footnote>
  <w:footnote w:type="continuationSeparator" w:id="0">
    <w:p w14:paraId="474BB508" w14:textId="77777777" w:rsidR="007B2A6C" w:rsidRDefault="007B2A6C" w:rsidP="00813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830F" w14:textId="7A35EB84" w:rsidR="000D7154" w:rsidRPr="00FA039E" w:rsidRDefault="000D7154" w:rsidP="00FA039E">
    <w:pPr>
      <w:spacing w:line="264" w:lineRule="auto"/>
      <w:jc w:val="center"/>
      <w:rPr>
        <w:rFonts w:ascii="Arial Nova Cond Light" w:hAnsi="Arial Nova Cond Light"/>
        <w:i/>
        <w:color w:val="1F497D" w:themeColor="text2"/>
      </w:rPr>
    </w:pPr>
    <w:sdt>
      <w:sdtPr>
        <w:rPr>
          <w:rFonts w:ascii="Arial Nova Cond Light" w:hAnsi="Arial Nova Cond Light"/>
          <w:i/>
          <w:color w:val="1F497D" w:themeColor="text2"/>
        </w:rPr>
        <w:alias w:val="Titre"/>
        <w:id w:val="1208222303"/>
        <w:placeholder>
          <w:docPart w:val="3E7563F8611B4478ACECB838185D8295"/>
        </w:placeholder>
        <w:dataBinding w:prefixMappings="xmlns:ns0='http://schemas.openxmlformats.org/package/2006/metadata/core-properties' xmlns:ns1='http://purl.org/dc/elements/1.1/'" w:xpath="/ns0:coreProperties[1]/ns1:title[1]" w:storeItemID="{6C3C8BC8-F283-45AE-878A-BAB7291924A1}"/>
        <w:text/>
      </w:sdtPr>
      <w:sdtContent>
        <w:r>
          <w:rPr>
            <w:rFonts w:ascii="Arial Nova Cond Light" w:hAnsi="Arial Nova Cond Light"/>
            <w:i/>
            <w:color w:val="1F497D" w:themeColor="text2"/>
          </w:rPr>
          <w:t>Robot Explorateur M1 IFI Université de Nice Sophia-Antipolis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3987"/>
    <w:multiLevelType w:val="hybridMultilevel"/>
    <w:tmpl w:val="5A00148E"/>
    <w:lvl w:ilvl="0" w:tplc="040C000B">
      <w:start w:val="1"/>
      <w:numFmt w:val="bullet"/>
      <w:lvlText w:val=""/>
      <w:lvlJc w:val="left"/>
      <w:pPr>
        <w:ind w:left="1423" w:hanging="360"/>
      </w:pPr>
      <w:rPr>
        <w:rFonts w:ascii="Wingdings" w:hAnsi="Wingdings" w:hint="default"/>
      </w:rPr>
    </w:lvl>
    <w:lvl w:ilvl="1" w:tplc="040C0003">
      <w:start w:val="1"/>
      <w:numFmt w:val="bullet"/>
      <w:lvlText w:val="o"/>
      <w:lvlJc w:val="left"/>
      <w:pPr>
        <w:ind w:left="2143" w:hanging="360"/>
      </w:pPr>
      <w:rPr>
        <w:rFonts w:ascii="Courier New" w:hAnsi="Courier New" w:cs="Courier New" w:hint="default"/>
      </w:rPr>
    </w:lvl>
    <w:lvl w:ilvl="2" w:tplc="040C0005">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1" w15:restartNumberingAfterBreak="0">
    <w:nsid w:val="120A2B95"/>
    <w:multiLevelType w:val="hybridMultilevel"/>
    <w:tmpl w:val="5BB00B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524535"/>
    <w:multiLevelType w:val="multilevel"/>
    <w:tmpl w:val="6C86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B8675A"/>
    <w:multiLevelType w:val="hybridMultilevel"/>
    <w:tmpl w:val="545006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496C87"/>
    <w:multiLevelType w:val="hybridMultilevel"/>
    <w:tmpl w:val="9942E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EB0178"/>
    <w:multiLevelType w:val="hybridMultilevel"/>
    <w:tmpl w:val="0B0645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B151EB"/>
    <w:multiLevelType w:val="hybridMultilevel"/>
    <w:tmpl w:val="C5004B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B9762A"/>
    <w:multiLevelType w:val="hybridMultilevel"/>
    <w:tmpl w:val="0CD6EA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F72FE5"/>
    <w:multiLevelType w:val="hybridMultilevel"/>
    <w:tmpl w:val="568474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DD1842"/>
    <w:multiLevelType w:val="multilevel"/>
    <w:tmpl w:val="C41AA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B26682"/>
    <w:multiLevelType w:val="hybridMultilevel"/>
    <w:tmpl w:val="B0D2EB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CA7436"/>
    <w:multiLevelType w:val="hybridMultilevel"/>
    <w:tmpl w:val="32B4815A"/>
    <w:lvl w:ilvl="0" w:tplc="040C000B">
      <w:start w:val="1"/>
      <w:numFmt w:val="bullet"/>
      <w:lvlText w:val=""/>
      <w:lvlJc w:val="left"/>
      <w:pPr>
        <w:ind w:left="1432" w:hanging="360"/>
      </w:pPr>
      <w:rPr>
        <w:rFonts w:ascii="Wingdings" w:hAnsi="Wingdings" w:hint="default"/>
      </w:rPr>
    </w:lvl>
    <w:lvl w:ilvl="1" w:tplc="040C0003">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2" w15:restartNumberingAfterBreak="0">
    <w:nsid w:val="45BD2468"/>
    <w:multiLevelType w:val="hybridMultilevel"/>
    <w:tmpl w:val="B524A19A"/>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3" w15:restartNumberingAfterBreak="0">
    <w:nsid w:val="46711C4A"/>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F1E67F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1394ECF"/>
    <w:multiLevelType w:val="multilevel"/>
    <w:tmpl w:val="4212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E514C1"/>
    <w:multiLevelType w:val="hybridMultilevel"/>
    <w:tmpl w:val="D0FE28AE"/>
    <w:lvl w:ilvl="0" w:tplc="89F2AF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9A2729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0F27662"/>
    <w:multiLevelType w:val="hybridMultilevel"/>
    <w:tmpl w:val="B34A9D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B5033E6"/>
    <w:multiLevelType w:val="hybridMultilevel"/>
    <w:tmpl w:val="9EDAAF1C"/>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20" w15:restartNumberingAfterBreak="0">
    <w:nsid w:val="6B894517"/>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E981A70"/>
    <w:multiLevelType w:val="hybridMultilevel"/>
    <w:tmpl w:val="F2C4DA64"/>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2" w15:restartNumberingAfterBreak="0">
    <w:nsid w:val="6F4451AB"/>
    <w:multiLevelType w:val="hybridMultilevel"/>
    <w:tmpl w:val="824C1FCA"/>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3" w15:restartNumberingAfterBreak="0">
    <w:nsid w:val="74775749"/>
    <w:multiLevelType w:val="hybridMultilevel"/>
    <w:tmpl w:val="27D21016"/>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4" w15:restartNumberingAfterBreak="0">
    <w:nsid w:val="757018C2"/>
    <w:multiLevelType w:val="hybridMultilevel"/>
    <w:tmpl w:val="7A3485BE"/>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5" w15:restartNumberingAfterBreak="0">
    <w:nsid w:val="76B66A44"/>
    <w:multiLevelType w:val="hybridMultilevel"/>
    <w:tmpl w:val="24B8E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8287972"/>
    <w:multiLevelType w:val="hybridMultilevel"/>
    <w:tmpl w:val="B22E1D64"/>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7" w15:restartNumberingAfterBreak="0">
    <w:nsid w:val="78A77B5D"/>
    <w:multiLevelType w:val="hybridMultilevel"/>
    <w:tmpl w:val="80E4427C"/>
    <w:lvl w:ilvl="0" w:tplc="427A9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F5C2ED2"/>
    <w:multiLevelType w:val="hybridMultilevel"/>
    <w:tmpl w:val="E702BB10"/>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27"/>
  </w:num>
  <w:num w:numId="2">
    <w:abstractNumId w:val="13"/>
  </w:num>
  <w:num w:numId="3">
    <w:abstractNumId w:val="17"/>
  </w:num>
  <w:num w:numId="4">
    <w:abstractNumId w:val="14"/>
  </w:num>
  <w:num w:numId="5">
    <w:abstractNumId w:val="8"/>
  </w:num>
  <w:num w:numId="6">
    <w:abstractNumId w:val="5"/>
  </w:num>
  <w:num w:numId="7">
    <w:abstractNumId w:val="0"/>
  </w:num>
  <w:num w:numId="8">
    <w:abstractNumId w:val="4"/>
  </w:num>
  <w:num w:numId="9">
    <w:abstractNumId w:val="22"/>
  </w:num>
  <w:num w:numId="10">
    <w:abstractNumId w:val="28"/>
  </w:num>
  <w:num w:numId="11">
    <w:abstractNumId w:val="25"/>
  </w:num>
  <w:num w:numId="12">
    <w:abstractNumId w:val="21"/>
  </w:num>
  <w:num w:numId="13">
    <w:abstractNumId w:val="20"/>
  </w:num>
  <w:num w:numId="14">
    <w:abstractNumId w:val="12"/>
  </w:num>
  <w:num w:numId="15">
    <w:abstractNumId w:val="19"/>
  </w:num>
  <w:num w:numId="16">
    <w:abstractNumId w:val="11"/>
  </w:num>
  <w:num w:numId="17">
    <w:abstractNumId w:val="16"/>
  </w:num>
  <w:num w:numId="18">
    <w:abstractNumId w:val="24"/>
  </w:num>
  <w:num w:numId="19">
    <w:abstractNumId w:val="15"/>
  </w:num>
  <w:num w:numId="20">
    <w:abstractNumId w:val="2"/>
  </w:num>
  <w:num w:numId="21">
    <w:abstractNumId w:val="1"/>
  </w:num>
  <w:num w:numId="22">
    <w:abstractNumId w:val="3"/>
  </w:num>
  <w:num w:numId="23">
    <w:abstractNumId w:val="18"/>
  </w:num>
  <w:num w:numId="24">
    <w:abstractNumId w:val="6"/>
  </w:num>
  <w:num w:numId="25">
    <w:abstractNumId w:val="10"/>
  </w:num>
  <w:num w:numId="26">
    <w:abstractNumId w:val="7"/>
  </w:num>
  <w:num w:numId="27">
    <w:abstractNumId w:val="26"/>
  </w:num>
  <w:num w:numId="28">
    <w:abstractNumId w:val="23"/>
  </w:num>
  <w:num w:numId="29">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2E2D"/>
    <w:rsid w:val="00005B90"/>
    <w:rsid w:val="0001394D"/>
    <w:rsid w:val="00017153"/>
    <w:rsid w:val="00041CBE"/>
    <w:rsid w:val="000523F5"/>
    <w:rsid w:val="0006386E"/>
    <w:rsid w:val="0007518A"/>
    <w:rsid w:val="00086E41"/>
    <w:rsid w:val="00097215"/>
    <w:rsid w:val="000976D0"/>
    <w:rsid w:val="000A2FB9"/>
    <w:rsid w:val="000A33A4"/>
    <w:rsid w:val="000A7C23"/>
    <w:rsid w:val="000B003A"/>
    <w:rsid w:val="000B0B13"/>
    <w:rsid w:val="000B5E96"/>
    <w:rsid w:val="000C133C"/>
    <w:rsid w:val="000C388E"/>
    <w:rsid w:val="000C7EE0"/>
    <w:rsid w:val="000D7154"/>
    <w:rsid w:val="000D7569"/>
    <w:rsid w:val="000E110F"/>
    <w:rsid w:val="000E5CEC"/>
    <w:rsid w:val="00105913"/>
    <w:rsid w:val="0011631F"/>
    <w:rsid w:val="00117D85"/>
    <w:rsid w:val="0013461F"/>
    <w:rsid w:val="00142040"/>
    <w:rsid w:val="00145EBA"/>
    <w:rsid w:val="001469ED"/>
    <w:rsid w:val="0015782D"/>
    <w:rsid w:val="001648A2"/>
    <w:rsid w:val="001649A1"/>
    <w:rsid w:val="00166225"/>
    <w:rsid w:val="00172DB4"/>
    <w:rsid w:val="00173990"/>
    <w:rsid w:val="001825A4"/>
    <w:rsid w:val="00182F67"/>
    <w:rsid w:val="00192231"/>
    <w:rsid w:val="0019457F"/>
    <w:rsid w:val="001A42DF"/>
    <w:rsid w:val="001B0357"/>
    <w:rsid w:val="001E28A9"/>
    <w:rsid w:val="001F2390"/>
    <w:rsid w:val="001F3DB1"/>
    <w:rsid w:val="001F55DF"/>
    <w:rsid w:val="001F7635"/>
    <w:rsid w:val="002002B6"/>
    <w:rsid w:val="00203ABE"/>
    <w:rsid w:val="0021256C"/>
    <w:rsid w:val="00234D16"/>
    <w:rsid w:val="00242A16"/>
    <w:rsid w:val="00245D6F"/>
    <w:rsid w:val="0025167E"/>
    <w:rsid w:val="00252B5E"/>
    <w:rsid w:val="002559F3"/>
    <w:rsid w:val="00256282"/>
    <w:rsid w:val="0025731F"/>
    <w:rsid w:val="00261AF0"/>
    <w:rsid w:val="00264C53"/>
    <w:rsid w:val="002660D0"/>
    <w:rsid w:val="0027060B"/>
    <w:rsid w:val="0027166D"/>
    <w:rsid w:val="00274E47"/>
    <w:rsid w:val="00290A40"/>
    <w:rsid w:val="00292C45"/>
    <w:rsid w:val="00294EEB"/>
    <w:rsid w:val="00296BE3"/>
    <w:rsid w:val="002B43EF"/>
    <w:rsid w:val="002C22E1"/>
    <w:rsid w:val="002C71F7"/>
    <w:rsid w:val="002D0B48"/>
    <w:rsid w:val="002D37CF"/>
    <w:rsid w:val="002E1750"/>
    <w:rsid w:val="002E509A"/>
    <w:rsid w:val="002F0C82"/>
    <w:rsid w:val="003169D3"/>
    <w:rsid w:val="00320B28"/>
    <w:rsid w:val="0034022A"/>
    <w:rsid w:val="00361018"/>
    <w:rsid w:val="00361238"/>
    <w:rsid w:val="003625BA"/>
    <w:rsid w:val="00371DA8"/>
    <w:rsid w:val="0038168E"/>
    <w:rsid w:val="00392453"/>
    <w:rsid w:val="0039325D"/>
    <w:rsid w:val="003948F4"/>
    <w:rsid w:val="003A5125"/>
    <w:rsid w:val="003A61E3"/>
    <w:rsid w:val="003B129F"/>
    <w:rsid w:val="003B3F25"/>
    <w:rsid w:val="003B7418"/>
    <w:rsid w:val="003D2DF9"/>
    <w:rsid w:val="003D3E7D"/>
    <w:rsid w:val="003E00EE"/>
    <w:rsid w:val="003E0E9C"/>
    <w:rsid w:val="003F0B0B"/>
    <w:rsid w:val="003F570F"/>
    <w:rsid w:val="003F78E3"/>
    <w:rsid w:val="00400F43"/>
    <w:rsid w:val="0040222C"/>
    <w:rsid w:val="00407C1C"/>
    <w:rsid w:val="0041379A"/>
    <w:rsid w:val="00416E4B"/>
    <w:rsid w:val="00436687"/>
    <w:rsid w:val="0044455B"/>
    <w:rsid w:val="00445E4B"/>
    <w:rsid w:val="00447B67"/>
    <w:rsid w:val="00452F57"/>
    <w:rsid w:val="00460252"/>
    <w:rsid w:val="00464A1B"/>
    <w:rsid w:val="00472760"/>
    <w:rsid w:val="004738E4"/>
    <w:rsid w:val="00477407"/>
    <w:rsid w:val="00481EDF"/>
    <w:rsid w:val="00481FC4"/>
    <w:rsid w:val="004936CA"/>
    <w:rsid w:val="004973D3"/>
    <w:rsid w:val="004A4290"/>
    <w:rsid w:val="004C5268"/>
    <w:rsid w:val="004C64C3"/>
    <w:rsid w:val="004E633A"/>
    <w:rsid w:val="004F1510"/>
    <w:rsid w:val="004F3B1A"/>
    <w:rsid w:val="004F5356"/>
    <w:rsid w:val="005020B9"/>
    <w:rsid w:val="0051384F"/>
    <w:rsid w:val="00513D9F"/>
    <w:rsid w:val="005153E1"/>
    <w:rsid w:val="00515E53"/>
    <w:rsid w:val="00525C23"/>
    <w:rsid w:val="00526D64"/>
    <w:rsid w:val="00542828"/>
    <w:rsid w:val="00547A98"/>
    <w:rsid w:val="005608FE"/>
    <w:rsid w:val="00563FB1"/>
    <w:rsid w:val="005758F8"/>
    <w:rsid w:val="00576984"/>
    <w:rsid w:val="0058234D"/>
    <w:rsid w:val="00587012"/>
    <w:rsid w:val="005A50D4"/>
    <w:rsid w:val="005B3DBF"/>
    <w:rsid w:val="005C1308"/>
    <w:rsid w:val="005C207C"/>
    <w:rsid w:val="005D0C8B"/>
    <w:rsid w:val="005D3591"/>
    <w:rsid w:val="005D6AAE"/>
    <w:rsid w:val="005D71C0"/>
    <w:rsid w:val="005E1A5B"/>
    <w:rsid w:val="005F25DD"/>
    <w:rsid w:val="0060089F"/>
    <w:rsid w:val="00605542"/>
    <w:rsid w:val="00605865"/>
    <w:rsid w:val="0062112C"/>
    <w:rsid w:val="0062773D"/>
    <w:rsid w:val="00633343"/>
    <w:rsid w:val="00633A95"/>
    <w:rsid w:val="00635A92"/>
    <w:rsid w:val="00644731"/>
    <w:rsid w:val="006460A6"/>
    <w:rsid w:val="006542D8"/>
    <w:rsid w:val="00661DB7"/>
    <w:rsid w:val="00672EA8"/>
    <w:rsid w:val="00673E06"/>
    <w:rsid w:val="006857B4"/>
    <w:rsid w:val="006902F0"/>
    <w:rsid w:val="006943C7"/>
    <w:rsid w:val="006A039A"/>
    <w:rsid w:val="006A1DBB"/>
    <w:rsid w:val="006C19F5"/>
    <w:rsid w:val="006C2F5D"/>
    <w:rsid w:val="006C4592"/>
    <w:rsid w:val="006D0029"/>
    <w:rsid w:val="006E1BB7"/>
    <w:rsid w:val="006E344F"/>
    <w:rsid w:val="007103A6"/>
    <w:rsid w:val="00717242"/>
    <w:rsid w:val="00717AE3"/>
    <w:rsid w:val="007266D0"/>
    <w:rsid w:val="00730B6D"/>
    <w:rsid w:val="00733639"/>
    <w:rsid w:val="00740307"/>
    <w:rsid w:val="007505BD"/>
    <w:rsid w:val="007605AA"/>
    <w:rsid w:val="00766C89"/>
    <w:rsid w:val="007708F6"/>
    <w:rsid w:val="00770F37"/>
    <w:rsid w:val="00781D6C"/>
    <w:rsid w:val="00785D46"/>
    <w:rsid w:val="00790EDE"/>
    <w:rsid w:val="007A15F4"/>
    <w:rsid w:val="007A7081"/>
    <w:rsid w:val="007A7196"/>
    <w:rsid w:val="007B0DB0"/>
    <w:rsid w:val="007B2A6C"/>
    <w:rsid w:val="007B35A4"/>
    <w:rsid w:val="007B4D5B"/>
    <w:rsid w:val="007C6558"/>
    <w:rsid w:val="007D229D"/>
    <w:rsid w:val="007E28D4"/>
    <w:rsid w:val="007E4B69"/>
    <w:rsid w:val="007F7E1A"/>
    <w:rsid w:val="00811BDE"/>
    <w:rsid w:val="00813CDA"/>
    <w:rsid w:val="008147BD"/>
    <w:rsid w:val="0081588C"/>
    <w:rsid w:val="008213B6"/>
    <w:rsid w:val="00822205"/>
    <w:rsid w:val="00850776"/>
    <w:rsid w:val="00854DD9"/>
    <w:rsid w:val="00855EE0"/>
    <w:rsid w:val="00856F1B"/>
    <w:rsid w:val="00857CCE"/>
    <w:rsid w:val="00860A4C"/>
    <w:rsid w:val="00864173"/>
    <w:rsid w:val="00870364"/>
    <w:rsid w:val="00871761"/>
    <w:rsid w:val="00885697"/>
    <w:rsid w:val="008B4DAB"/>
    <w:rsid w:val="008C068D"/>
    <w:rsid w:val="008C3DE4"/>
    <w:rsid w:val="008C4801"/>
    <w:rsid w:val="008C5740"/>
    <w:rsid w:val="008D3080"/>
    <w:rsid w:val="008D5297"/>
    <w:rsid w:val="008E1170"/>
    <w:rsid w:val="008E2342"/>
    <w:rsid w:val="008E7B43"/>
    <w:rsid w:val="008F56B7"/>
    <w:rsid w:val="008F6277"/>
    <w:rsid w:val="00904262"/>
    <w:rsid w:val="00912AE8"/>
    <w:rsid w:val="00925135"/>
    <w:rsid w:val="00954D8C"/>
    <w:rsid w:val="009757E9"/>
    <w:rsid w:val="0098220D"/>
    <w:rsid w:val="00991E6F"/>
    <w:rsid w:val="00993BB6"/>
    <w:rsid w:val="009A5462"/>
    <w:rsid w:val="009D0CB9"/>
    <w:rsid w:val="009E4535"/>
    <w:rsid w:val="009E71D5"/>
    <w:rsid w:val="00A056E1"/>
    <w:rsid w:val="00A20769"/>
    <w:rsid w:val="00A22A09"/>
    <w:rsid w:val="00A2527A"/>
    <w:rsid w:val="00A46A0D"/>
    <w:rsid w:val="00A56CAC"/>
    <w:rsid w:val="00A6033F"/>
    <w:rsid w:val="00A6679F"/>
    <w:rsid w:val="00A7117D"/>
    <w:rsid w:val="00A73C55"/>
    <w:rsid w:val="00A74853"/>
    <w:rsid w:val="00A90928"/>
    <w:rsid w:val="00AB15FD"/>
    <w:rsid w:val="00AB1B0D"/>
    <w:rsid w:val="00AC0E43"/>
    <w:rsid w:val="00AC6764"/>
    <w:rsid w:val="00AE11B2"/>
    <w:rsid w:val="00AE3D91"/>
    <w:rsid w:val="00AE4EBF"/>
    <w:rsid w:val="00AE6067"/>
    <w:rsid w:val="00AF3F43"/>
    <w:rsid w:val="00B0171D"/>
    <w:rsid w:val="00B06AC1"/>
    <w:rsid w:val="00B15675"/>
    <w:rsid w:val="00B32E42"/>
    <w:rsid w:val="00B353DA"/>
    <w:rsid w:val="00B473EC"/>
    <w:rsid w:val="00B54509"/>
    <w:rsid w:val="00B66022"/>
    <w:rsid w:val="00B85319"/>
    <w:rsid w:val="00BA1273"/>
    <w:rsid w:val="00BB107D"/>
    <w:rsid w:val="00BB2469"/>
    <w:rsid w:val="00BC7718"/>
    <w:rsid w:val="00BC7A8F"/>
    <w:rsid w:val="00BD17A6"/>
    <w:rsid w:val="00BE1818"/>
    <w:rsid w:val="00BE232D"/>
    <w:rsid w:val="00BE2407"/>
    <w:rsid w:val="00BE39D4"/>
    <w:rsid w:val="00BE77DB"/>
    <w:rsid w:val="00BF06A6"/>
    <w:rsid w:val="00BF08A8"/>
    <w:rsid w:val="00BF16D9"/>
    <w:rsid w:val="00BF18B7"/>
    <w:rsid w:val="00C05450"/>
    <w:rsid w:val="00C10C71"/>
    <w:rsid w:val="00C10EEB"/>
    <w:rsid w:val="00C11015"/>
    <w:rsid w:val="00C11530"/>
    <w:rsid w:val="00C177E8"/>
    <w:rsid w:val="00C5260D"/>
    <w:rsid w:val="00C55CED"/>
    <w:rsid w:val="00C61B85"/>
    <w:rsid w:val="00C61BE0"/>
    <w:rsid w:val="00C62514"/>
    <w:rsid w:val="00C65C2F"/>
    <w:rsid w:val="00C672B0"/>
    <w:rsid w:val="00C95C71"/>
    <w:rsid w:val="00CA2175"/>
    <w:rsid w:val="00CB508F"/>
    <w:rsid w:val="00CC7073"/>
    <w:rsid w:val="00CD0740"/>
    <w:rsid w:val="00CD17C4"/>
    <w:rsid w:val="00CE0F3A"/>
    <w:rsid w:val="00CF314F"/>
    <w:rsid w:val="00CF4105"/>
    <w:rsid w:val="00D126C1"/>
    <w:rsid w:val="00D30A47"/>
    <w:rsid w:val="00D61121"/>
    <w:rsid w:val="00D640AB"/>
    <w:rsid w:val="00D77C59"/>
    <w:rsid w:val="00D85C7A"/>
    <w:rsid w:val="00D9551D"/>
    <w:rsid w:val="00D95B79"/>
    <w:rsid w:val="00DA2DE5"/>
    <w:rsid w:val="00DB7126"/>
    <w:rsid w:val="00DC003C"/>
    <w:rsid w:val="00DC21DC"/>
    <w:rsid w:val="00DC39A2"/>
    <w:rsid w:val="00DC4909"/>
    <w:rsid w:val="00DE57E4"/>
    <w:rsid w:val="00DF10C2"/>
    <w:rsid w:val="00DF268F"/>
    <w:rsid w:val="00DF5C8A"/>
    <w:rsid w:val="00DF6086"/>
    <w:rsid w:val="00E016A5"/>
    <w:rsid w:val="00E10353"/>
    <w:rsid w:val="00E22E2D"/>
    <w:rsid w:val="00E313AC"/>
    <w:rsid w:val="00E31ACE"/>
    <w:rsid w:val="00E347E3"/>
    <w:rsid w:val="00E36D37"/>
    <w:rsid w:val="00E4111F"/>
    <w:rsid w:val="00E42506"/>
    <w:rsid w:val="00E42571"/>
    <w:rsid w:val="00E569EF"/>
    <w:rsid w:val="00E74BB6"/>
    <w:rsid w:val="00EA026A"/>
    <w:rsid w:val="00EA1075"/>
    <w:rsid w:val="00EA4612"/>
    <w:rsid w:val="00EA783F"/>
    <w:rsid w:val="00EB59C8"/>
    <w:rsid w:val="00ED4E6D"/>
    <w:rsid w:val="00ED709D"/>
    <w:rsid w:val="00EF2DDE"/>
    <w:rsid w:val="00EF4048"/>
    <w:rsid w:val="00EF5318"/>
    <w:rsid w:val="00EF547C"/>
    <w:rsid w:val="00F02201"/>
    <w:rsid w:val="00F10762"/>
    <w:rsid w:val="00F14BB8"/>
    <w:rsid w:val="00F22504"/>
    <w:rsid w:val="00F25442"/>
    <w:rsid w:val="00F2623A"/>
    <w:rsid w:val="00F2628A"/>
    <w:rsid w:val="00F27076"/>
    <w:rsid w:val="00F4159B"/>
    <w:rsid w:val="00F67FA3"/>
    <w:rsid w:val="00F73A48"/>
    <w:rsid w:val="00FA039E"/>
    <w:rsid w:val="00FA1103"/>
    <w:rsid w:val="00FA3640"/>
    <w:rsid w:val="00FA52D3"/>
    <w:rsid w:val="00FA5789"/>
    <w:rsid w:val="00FA62A8"/>
    <w:rsid w:val="00FB13CB"/>
    <w:rsid w:val="00FB251A"/>
    <w:rsid w:val="00FB4CBD"/>
    <w:rsid w:val="00FC1438"/>
    <w:rsid w:val="00FD22B8"/>
    <w:rsid w:val="00FE0E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E142B"/>
  <w15:chartTrackingRefBased/>
  <w15:docId w15:val="{7E551770-72F7-453E-B689-C16E921F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F62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D75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C13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2C22E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7518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7518A"/>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7518A"/>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7518A"/>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8F627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F627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912AE8"/>
    <w:pPr>
      <w:spacing w:line="259" w:lineRule="auto"/>
      <w:outlineLvl w:val="9"/>
    </w:pPr>
    <w:rPr>
      <w:lang w:eastAsia="fr-FR"/>
    </w:rPr>
  </w:style>
  <w:style w:type="paragraph" w:styleId="TM1">
    <w:name w:val="toc 1"/>
    <w:basedOn w:val="Normal"/>
    <w:next w:val="Normal"/>
    <w:autoRedefine/>
    <w:uiPriority w:val="39"/>
    <w:unhideWhenUsed/>
    <w:rsid w:val="00912AE8"/>
    <w:pPr>
      <w:spacing w:after="100"/>
    </w:pPr>
  </w:style>
  <w:style w:type="paragraph" w:styleId="TM2">
    <w:name w:val="toc 2"/>
    <w:basedOn w:val="Normal"/>
    <w:next w:val="Normal"/>
    <w:autoRedefine/>
    <w:uiPriority w:val="39"/>
    <w:unhideWhenUsed/>
    <w:rsid w:val="00912AE8"/>
    <w:pPr>
      <w:spacing w:after="100"/>
      <w:ind w:left="220"/>
    </w:pPr>
  </w:style>
  <w:style w:type="character" w:styleId="Lienhypertexte">
    <w:name w:val="Hyperlink"/>
    <w:basedOn w:val="Policepardfaut"/>
    <w:uiPriority w:val="99"/>
    <w:unhideWhenUsed/>
    <w:rsid w:val="00912AE8"/>
    <w:rPr>
      <w:color w:val="0000FF" w:themeColor="hyperlink"/>
      <w:u w:val="single"/>
    </w:rPr>
  </w:style>
  <w:style w:type="paragraph" w:styleId="Lgende">
    <w:name w:val="caption"/>
    <w:basedOn w:val="Normal"/>
    <w:next w:val="Normal"/>
    <w:uiPriority w:val="35"/>
    <w:unhideWhenUsed/>
    <w:qFormat/>
    <w:rsid w:val="008C3DE4"/>
    <w:pPr>
      <w:spacing w:line="240" w:lineRule="auto"/>
    </w:pPr>
    <w:rPr>
      <w:i/>
      <w:iCs/>
      <w:color w:val="1F497D" w:themeColor="text2"/>
      <w:sz w:val="18"/>
      <w:szCs w:val="18"/>
    </w:rPr>
  </w:style>
  <w:style w:type="character" w:styleId="Rfrenceintense">
    <w:name w:val="Intense Reference"/>
    <w:basedOn w:val="Policepardfaut"/>
    <w:uiPriority w:val="32"/>
    <w:qFormat/>
    <w:rsid w:val="00605542"/>
    <w:rPr>
      <w:b/>
      <w:bCs/>
      <w:smallCaps/>
      <w:color w:val="4F81BD" w:themeColor="accent1"/>
      <w:spacing w:val="5"/>
    </w:rPr>
  </w:style>
  <w:style w:type="character" w:customStyle="1" w:styleId="Titre3Car">
    <w:name w:val="Titre 3 Car"/>
    <w:basedOn w:val="Policepardfaut"/>
    <w:link w:val="Titre3"/>
    <w:uiPriority w:val="9"/>
    <w:rsid w:val="000D7569"/>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FA52D3"/>
    <w:pPr>
      <w:spacing w:after="100"/>
      <w:ind w:left="440"/>
    </w:pPr>
  </w:style>
  <w:style w:type="paragraph" w:styleId="En-tte">
    <w:name w:val="header"/>
    <w:basedOn w:val="Normal"/>
    <w:link w:val="En-tteCar"/>
    <w:uiPriority w:val="99"/>
    <w:unhideWhenUsed/>
    <w:rsid w:val="00813CDA"/>
    <w:pPr>
      <w:tabs>
        <w:tab w:val="center" w:pos="4536"/>
        <w:tab w:val="right" w:pos="9072"/>
      </w:tabs>
      <w:spacing w:after="0" w:line="240" w:lineRule="auto"/>
    </w:pPr>
  </w:style>
  <w:style w:type="character" w:customStyle="1" w:styleId="En-tteCar">
    <w:name w:val="En-tête Car"/>
    <w:basedOn w:val="Policepardfaut"/>
    <w:link w:val="En-tte"/>
    <w:uiPriority w:val="99"/>
    <w:rsid w:val="00813CDA"/>
  </w:style>
  <w:style w:type="paragraph" w:styleId="Pieddepage">
    <w:name w:val="footer"/>
    <w:basedOn w:val="Normal"/>
    <w:link w:val="PieddepageCar"/>
    <w:uiPriority w:val="99"/>
    <w:unhideWhenUsed/>
    <w:rsid w:val="00813C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CDA"/>
  </w:style>
  <w:style w:type="paragraph" w:styleId="Paragraphedeliste">
    <w:name w:val="List Paragraph"/>
    <w:basedOn w:val="Normal"/>
    <w:uiPriority w:val="34"/>
    <w:qFormat/>
    <w:rsid w:val="005C1308"/>
    <w:pPr>
      <w:ind w:left="720"/>
      <w:contextualSpacing/>
    </w:pPr>
  </w:style>
  <w:style w:type="character" w:customStyle="1" w:styleId="Titre4Car">
    <w:name w:val="Titre 4 Car"/>
    <w:basedOn w:val="Policepardfaut"/>
    <w:link w:val="Titre4"/>
    <w:uiPriority w:val="9"/>
    <w:rsid w:val="005C1308"/>
    <w:rPr>
      <w:rFonts w:asciiTheme="majorHAnsi" w:eastAsiaTheme="majorEastAsia" w:hAnsiTheme="majorHAnsi" w:cstheme="majorBidi"/>
      <w:i/>
      <w:iCs/>
      <w:color w:val="365F91" w:themeColor="accent1" w:themeShade="BF"/>
    </w:rPr>
  </w:style>
  <w:style w:type="table" w:styleId="Grilledutableau">
    <w:name w:val="Table Grid"/>
    <w:basedOn w:val="TableauNormal"/>
    <w:uiPriority w:val="59"/>
    <w:rsid w:val="00146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578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782D"/>
    <w:rPr>
      <w:rFonts w:eastAsiaTheme="minorEastAsia"/>
      <w:lang w:eastAsia="fr-FR"/>
    </w:rPr>
  </w:style>
  <w:style w:type="character" w:styleId="Rfrencelgre">
    <w:name w:val="Subtle Reference"/>
    <w:basedOn w:val="Policepardfaut"/>
    <w:uiPriority w:val="31"/>
    <w:qFormat/>
    <w:rsid w:val="007A7081"/>
    <w:rPr>
      <w:smallCaps/>
      <w:color w:val="5A5A5A" w:themeColor="text1" w:themeTint="A5"/>
    </w:rPr>
  </w:style>
  <w:style w:type="character" w:styleId="Mentionnonrsolue">
    <w:name w:val="Unresolved Mention"/>
    <w:basedOn w:val="Policepardfaut"/>
    <w:uiPriority w:val="99"/>
    <w:semiHidden/>
    <w:unhideWhenUsed/>
    <w:rsid w:val="007A7081"/>
    <w:rPr>
      <w:color w:val="605E5C"/>
      <w:shd w:val="clear" w:color="auto" w:fill="E1DFDD"/>
    </w:rPr>
  </w:style>
  <w:style w:type="character" w:customStyle="1" w:styleId="Titre5Car">
    <w:name w:val="Titre 5 Car"/>
    <w:basedOn w:val="Policepardfaut"/>
    <w:link w:val="Titre5"/>
    <w:uiPriority w:val="9"/>
    <w:rsid w:val="002C22E1"/>
    <w:rPr>
      <w:rFonts w:asciiTheme="majorHAnsi" w:eastAsiaTheme="majorEastAsia" w:hAnsiTheme="majorHAnsi" w:cstheme="majorBidi"/>
      <w:color w:val="365F91" w:themeColor="accent1" w:themeShade="BF"/>
    </w:rPr>
  </w:style>
  <w:style w:type="character" w:customStyle="1" w:styleId="italique">
    <w:name w:val="italique"/>
    <w:basedOn w:val="Policepardfaut"/>
    <w:rsid w:val="008E1170"/>
  </w:style>
  <w:style w:type="character" w:styleId="Lienhypertextesuivivisit">
    <w:name w:val="FollowedHyperlink"/>
    <w:basedOn w:val="Policepardfaut"/>
    <w:uiPriority w:val="99"/>
    <w:semiHidden/>
    <w:unhideWhenUsed/>
    <w:rsid w:val="000976D0"/>
    <w:rPr>
      <w:color w:val="800080" w:themeColor="followedHyperlink"/>
      <w:u w:val="single"/>
    </w:rPr>
  </w:style>
  <w:style w:type="character" w:styleId="lev">
    <w:name w:val="Strong"/>
    <w:basedOn w:val="Policepardfaut"/>
    <w:uiPriority w:val="22"/>
    <w:qFormat/>
    <w:rsid w:val="0081588C"/>
    <w:rPr>
      <w:b/>
      <w:bCs/>
    </w:rPr>
  </w:style>
  <w:style w:type="character" w:customStyle="1" w:styleId="important">
    <w:name w:val="important"/>
    <w:basedOn w:val="Policepardfaut"/>
    <w:rsid w:val="009E4535"/>
  </w:style>
  <w:style w:type="paragraph" w:customStyle="1" w:styleId="Default">
    <w:name w:val="Default"/>
    <w:rsid w:val="00AE11B2"/>
    <w:pPr>
      <w:autoSpaceDE w:val="0"/>
      <w:autoSpaceDN w:val="0"/>
      <w:adjustRightInd w:val="0"/>
      <w:spacing w:after="0" w:line="240" w:lineRule="auto"/>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0D7154"/>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0D7154"/>
    <w:rPr>
      <w:rFonts w:ascii="Times New Roman" w:hAnsi="Times New Roman" w:cs="Times New Roman"/>
      <w:sz w:val="18"/>
      <w:szCs w:val="18"/>
    </w:rPr>
  </w:style>
  <w:style w:type="paragraph" w:styleId="Rvision">
    <w:name w:val="Revision"/>
    <w:hidden/>
    <w:uiPriority w:val="99"/>
    <w:semiHidden/>
    <w:rsid w:val="000D715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831193">
      <w:bodyDiv w:val="1"/>
      <w:marLeft w:val="0"/>
      <w:marRight w:val="0"/>
      <w:marTop w:val="0"/>
      <w:marBottom w:val="0"/>
      <w:divBdr>
        <w:top w:val="none" w:sz="0" w:space="0" w:color="auto"/>
        <w:left w:val="none" w:sz="0" w:space="0" w:color="auto"/>
        <w:bottom w:val="none" w:sz="0" w:space="0" w:color="auto"/>
        <w:right w:val="none" w:sz="0" w:space="0" w:color="auto"/>
      </w:divBdr>
    </w:div>
    <w:div w:id="357510324">
      <w:bodyDiv w:val="1"/>
      <w:marLeft w:val="0"/>
      <w:marRight w:val="0"/>
      <w:marTop w:val="0"/>
      <w:marBottom w:val="0"/>
      <w:divBdr>
        <w:top w:val="none" w:sz="0" w:space="0" w:color="auto"/>
        <w:left w:val="none" w:sz="0" w:space="0" w:color="auto"/>
        <w:bottom w:val="none" w:sz="0" w:space="0" w:color="auto"/>
        <w:right w:val="none" w:sz="0" w:space="0" w:color="auto"/>
      </w:divBdr>
    </w:div>
    <w:div w:id="470367730">
      <w:bodyDiv w:val="1"/>
      <w:marLeft w:val="0"/>
      <w:marRight w:val="0"/>
      <w:marTop w:val="0"/>
      <w:marBottom w:val="0"/>
      <w:divBdr>
        <w:top w:val="none" w:sz="0" w:space="0" w:color="auto"/>
        <w:left w:val="none" w:sz="0" w:space="0" w:color="auto"/>
        <w:bottom w:val="none" w:sz="0" w:space="0" w:color="auto"/>
        <w:right w:val="none" w:sz="0" w:space="0" w:color="auto"/>
      </w:divBdr>
      <w:divsChild>
        <w:div w:id="11845895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9.jpeg"/><Relationship Id="rId34" Type="http://schemas.microsoft.com/office/2007/relationships/hdphoto" Target="media/hdphoto1.wdp"/><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svg"/><Relationship Id="rId55" Type="http://schemas.openxmlformats.org/officeDocument/2006/relationships/image" Target="media/image36.png"/><Relationship Id="rId63" Type="http://schemas.openxmlformats.org/officeDocument/2006/relationships/hyperlink" Target="https://github.com/ChloeMaccarinelli/TER_M1_S2/blob/master/ardunio/detecteurObstaclesVersion1.0/detecteurObstaclesVersion1.0.in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rive.google.com/open?id=1KaYvbsnJH1nLz_G5G_DL3mjqdzW1SO3_" TargetMode="Externa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1.bp.blogspot.com/-XBTy4BdExjA/UoHreFiHbTI/AAAAAAAAAHo/hlZm_cywuBQ/s1600/SensorSignalDeflection.png"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9.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github.com/ChloeMaccarinelli/TER_M1_S2/blob/master/ardunio/motor_capt/motor_capt.ino"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s://macduino.blogspot.com/2013/11/hc-sr04-using-multiple-ultrasonic.html" TargetMode="External"/><Relationship Id="rId48" Type="http://schemas.openxmlformats.org/officeDocument/2006/relationships/image" Target="media/image28.sv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github.com/master1-ifi-semestre2/TER"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6.sv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2.png"/><Relationship Id="rId54" Type="http://schemas.openxmlformats.org/officeDocument/2006/relationships/image" Target="media/image34.svg"/><Relationship Id="rId62" Type="http://schemas.openxmlformats.org/officeDocument/2006/relationships/hyperlink" Target="https://github.com/ChloeMaccarinelli/TER_M1_S2/blob/master/ardunio/deplacements/deplacements.in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8.png"/><Relationship Id="rId10" Type="http://schemas.openxmlformats.org/officeDocument/2006/relationships/hyperlink" Target="https://github.com/ChloeMaccarinelli/TER_M1_S2" TargetMode="External"/><Relationship Id="rId31" Type="http://schemas.openxmlformats.org/officeDocument/2006/relationships/hyperlink" Target="https://drive.google.com/open?id=1zaU3x7JIWjptBALn8Vb3FeU2IyW26otV" TargetMode="External"/><Relationship Id="rId44" Type="http://schemas.openxmlformats.org/officeDocument/2006/relationships/image" Target="media/image24.png"/><Relationship Id="rId52" Type="http://schemas.openxmlformats.org/officeDocument/2006/relationships/image" Target="media/image32.svg"/><Relationship Id="rId60" Type="http://schemas.openxmlformats.org/officeDocument/2006/relationships/footer" Target="footer2.xml"/><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hyperlink" Target="https://github.com/ChloeMaccarinelli/TER_M1_S2" TargetMode="External"/><Relationship Id="rId13" Type="http://schemas.openxmlformats.org/officeDocument/2006/relationships/image" Target="media/image2.jpeg"/><Relationship Id="rId18" Type="http://schemas.openxmlformats.org/officeDocument/2006/relationships/image" Target="media/image6.jpeg"/><Relationship Id="rId39" Type="http://schemas.openxmlformats.org/officeDocument/2006/relationships/hyperlink" Target="https://macduino.blogspot.com/2013/11/HC-SR04-part1.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7563F8611B4478ACECB838185D8295"/>
        <w:category>
          <w:name w:val="Général"/>
          <w:gallery w:val="placeholder"/>
        </w:category>
        <w:types>
          <w:type w:val="bbPlcHdr"/>
        </w:types>
        <w:behaviors>
          <w:behavior w:val="content"/>
        </w:behaviors>
        <w:guid w:val="{5C146C9D-234A-47AE-A7DA-6B6E625E3458}"/>
      </w:docPartPr>
      <w:docPartBody>
        <w:p w:rsidR="00C31173" w:rsidRDefault="00C31173" w:rsidP="00C31173">
          <w:pPr>
            <w:pStyle w:val="3E7563F8611B4478ACECB838185D8295"/>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Nova Cond Light">
    <w:altName w:val="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73"/>
    <w:rsid w:val="00121AA0"/>
    <w:rsid w:val="00405746"/>
    <w:rsid w:val="004359FB"/>
    <w:rsid w:val="004864DB"/>
    <w:rsid w:val="007B6862"/>
    <w:rsid w:val="00937F01"/>
    <w:rsid w:val="00A14E45"/>
    <w:rsid w:val="00AB63A7"/>
    <w:rsid w:val="00AF15CF"/>
    <w:rsid w:val="00C311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7563F8611B4478ACECB838185D8295">
    <w:name w:val="3E7563F8611B4478ACECB838185D8295"/>
    <w:rsid w:val="00C31173"/>
  </w:style>
  <w:style w:type="paragraph" w:customStyle="1" w:styleId="6383AB041B954D199319BBB2B363E78E">
    <w:name w:val="6383AB041B954D199319BBB2B363E78E"/>
    <w:rsid w:val="00C31173"/>
  </w:style>
  <w:style w:type="paragraph" w:customStyle="1" w:styleId="EA4B48A2387B44AEAAE9AF2770B04578">
    <w:name w:val="EA4B48A2387B44AEAAE9AF2770B04578"/>
    <w:rsid w:val="00C31173"/>
  </w:style>
  <w:style w:type="paragraph" w:customStyle="1" w:styleId="A8D7EF80126F4EBC92588751392C51BB">
    <w:name w:val="A8D7EF80126F4EBC92588751392C51BB"/>
    <w:rsid w:val="00C31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explorateur                                        Enrico Formenti et Marie Pelleau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8D63D8-402F-3742-A329-124F232C3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2756</TotalTime>
  <Pages>24</Pages>
  <Words>3542</Words>
  <Characters>19483</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Robot Explorateur M1 IFI Université de Nice Sophia-Antipolis</vt:lpstr>
    </vt:vector>
  </TitlesOfParts>
  <Company/>
  <LinksUpToDate>false</LinksUpToDate>
  <CharactersWithSpaces>22980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Explorateur M1 IFI Université de Nice Sophia-Antipolis</dc:title>
  <dc:subject>Yacine Lotfi               Chloé Maccarinelli Pierre Marion</dc:subject>
  <dc:creator>chloé maccarinelli</dc:creator>
  <cp:keywords/>
  <dc:description/>
  <cp:lastModifiedBy>Microsoft Office User</cp:lastModifiedBy>
  <cp:revision>282</cp:revision>
  <dcterms:created xsi:type="dcterms:W3CDTF">2019-05-04T10:40:00Z</dcterms:created>
  <dcterms:modified xsi:type="dcterms:W3CDTF">2019-06-12T08:02:00Z</dcterms:modified>
</cp:coreProperties>
</file>